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111B28F"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while expand</w:t>
      </w:r>
      <w:r w:rsidR="001E2CFE">
        <w:t>ing</w:t>
      </w:r>
      <w:r w:rsidR="00763F65">
        <w:t xml:space="preserve">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 xml:space="preserve">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49A10E9F"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2B544F">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2008)","plainTextFormattedCitation":"(Ceccarelli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2008)","previouslyFormattedCitation":"(Ceccarelli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2008)"},"properties":{"noteIndex":0},"schema":"https://github.com/citation-style-language/schema/raw/master/csl-citation.json"}</w:instrText>
      </w:r>
      <w:r>
        <w:fldChar w:fldCharType="separate"/>
      </w:r>
      <w:r w:rsidR="00EE4218" w:rsidRPr="00EE4218">
        <w:rPr>
          <w:noProof/>
        </w:rPr>
        <w:t>(Ceccarelli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w:t>
      </w:r>
      <w:r w:rsidR="002B2E0C">
        <w:t>%</w:t>
      </w:r>
      <w:r w:rsidR="00A72A81">
        <w:t xml:space="preserve">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3E5550E2" w:rsidR="007774C7" w:rsidRDefault="00402308" w:rsidP="00BE7928">
      <w:pPr>
        <w:spacing w:line="480" w:lineRule="auto"/>
        <w:jc w:val="both"/>
      </w:pPr>
      <w:del w:id="0" w:author="Björn Jörges" w:date="2020-04-18T21:36:00Z">
        <w:r w:rsidDel="002A7B37">
          <w:lastRenderedPageBreak/>
          <w:delText>On a theoretical level</w:delText>
        </w:r>
      </w:del>
      <w:ins w:id="1" w:author="Björn Jörges" w:date="2020-04-18T21:36:00Z">
        <w:r w:rsidR="002A7B37">
          <w:t xml:space="preserve">In this paper, we adopt a </w:t>
        </w:r>
      </w:ins>
      <w:proofErr w:type="spellStart"/>
      <w:ins w:id="2" w:author="Björn Jörges" w:date="2020-04-18T21:38:00Z">
        <w:r w:rsidR="002A7B37">
          <w:t>representationalist</w:t>
        </w:r>
        <w:proofErr w:type="spellEnd"/>
        <w:r w:rsidR="002A7B37">
          <w:t>-</w:t>
        </w:r>
      </w:ins>
      <w:ins w:id="3" w:author="Björn Jörges" w:date="2020-04-18T21:36:00Z">
        <w:r w:rsidR="002A7B37">
          <w:t xml:space="preserve">computational </w:t>
        </w:r>
      </w:ins>
      <w:ins w:id="4" w:author="Björn Jörges" w:date="2020-04-18T21:37:00Z">
        <w:r w:rsidR="002A7B37">
          <w:t>framework</w:t>
        </w:r>
      </w:ins>
      <w:ins w:id="5" w:author="Björn Jörges" w:date="2020-04-18T21:38:00Z">
        <w:r w:rsidR="002A7B37">
          <w:t xml:space="preserve"> </w:t>
        </w:r>
      </w:ins>
      <w:ins w:id="6" w:author="Björn Jörges" w:date="2020-04-18T21:52:00Z">
        <w:r w:rsidR="007F6D38">
          <w:fldChar w:fldCharType="begin" w:fldLock="1"/>
        </w:r>
      </w:ins>
      <w:r w:rsidR="007631C4">
        <w:instrText>ADDIN CSL_CITATION {"citationItems":[{"id":"ITEM-1","itemData":{"DOI":"10.1111/ejop.12085","author":[{"dropping-particle":"","family":"Nanay","given":"Bence","non-dropping-particle":"","parse-names":false,"suffix":""}],"container-title":"European Journal of Philosophy","id":"ITEM-1","issue":"2","issued":{"date-parts":[["2014"]]},"page":"321-336","title":"The Representationalism versus Relationalism Debate: Explanatory Contextualism about Perception","type":"article-journal","volume":"23"},"uris":["http://www.mendeley.com/documents/?uuid=fb45cf5c-b7c6-40dd-93af-a8bcca38d956"]},{"id":"ITEM-2","itemData":{"ISBN":"0-7167-1284-9","abstract":"In Vision, Marr describes a general framework for understanding visual perception and touches on broader questions about how the brain and its functions can be studied and understood. Researchers from a range of brain and cognitive sciences have long valued Marr's creativity, intellectual power, and ability to integrate insights and data from neuroscience, psychology, and computation. This MIT Press edition makes Marr's influential work available to a new generation of students and scientists. In Marr's framework, the process of vision constructs a set of representations, starting from a description of the input image and culminating with a description of three-dimensional objects in the surrounding environment. A central theme, and one that has had far-reaching influence in both neuroscience and cognitive science, is the notion of different levels of analysis -- in Marr's framework, the computational level, the algorithmic level, and the hardware implementation level. Now, thirty years later, the main problems that occupied Marr remain fundamental open problems in the study of perception. Vision provides inspiration for the continuing efforts to integrate knowledge from cognition and computation to understand vision and the brain.","author":[{"dropping-particle":"","family":"Marr","given":"David","non-dropping-particle":"","parse-names":false,"suffix":""}],"container-title":"Vision: A computational investigation into the human representation and processing of visual information","id":"ITEM-2","issued":{"date-parts":[["1982"]]},"title":"A computational investigation into the human representation and processing of visual information.pdf","type":"article"},"uris":["http://www.mendeley.com/documents/?uuid=e3ffd3e1-2215-4db0-a1d3-ff09e6171873"]}],"mendeley":{"formattedCitation":"(Marr, 1982; Nanay, 2014)","plainTextFormattedCitation":"(Marr, 1982; Nanay, 2014)","previouslyFormattedCitation":"(Marr, 1982; Nanay, 2014)"},"properties":{"noteIndex":0},"schema":"https://github.com/citation-style-language/schema/raw/master/csl-citation.json"}</w:instrText>
      </w:r>
      <w:r w:rsidR="007F6D38">
        <w:fldChar w:fldCharType="separate"/>
      </w:r>
      <w:r w:rsidR="007F6D38" w:rsidRPr="007F6D38">
        <w:rPr>
          <w:noProof/>
        </w:rPr>
        <w:t>(Marr, 1982; Nanay, 2014)</w:t>
      </w:r>
      <w:ins w:id="7" w:author="Björn Jörges" w:date="2020-04-18T21:52:00Z">
        <w:r w:rsidR="007F6D38">
          <w:fldChar w:fldCharType="end"/>
        </w:r>
      </w:ins>
      <w:ins w:id="8" w:author="Björn Jörges" w:date="2020-04-18T21:37:00Z">
        <w:r w:rsidR="002A7B37">
          <w:t xml:space="preserve">; we view perception as a process by which humans obtain internal representations </w:t>
        </w:r>
      </w:ins>
      <w:ins w:id="9" w:author="Björn Jörges" w:date="2020-04-18T21:38:00Z">
        <w:r w:rsidR="002A7B37">
          <w:t>that guide their interactions with the external world.</w:t>
        </w:r>
      </w:ins>
      <w:ins w:id="10" w:author="Björn Jörges" w:date="2020-04-18T23:43:00Z">
        <w:r w:rsidR="007631C4">
          <w:t xml:space="preserve"> Please not</w:t>
        </w:r>
      </w:ins>
      <w:ins w:id="11" w:author="Björn Jörges" w:date="2020-04-18T23:52:00Z">
        <w:r w:rsidR="004A4D6B">
          <w:t>e</w:t>
        </w:r>
      </w:ins>
      <w:ins w:id="12" w:author="Björn Jörges" w:date="2020-04-18T23:43:00Z">
        <w:r w:rsidR="007631C4">
          <w:t xml:space="preserve"> that </w:t>
        </w:r>
      </w:ins>
      <w:ins w:id="13" w:author="Björn Jörges" w:date="2020-04-18T23:52:00Z">
        <w:r w:rsidR="004A4D6B">
          <w:t xml:space="preserve">other psychological traditions, such as ecological perception </w:t>
        </w:r>
        <w:r w:rsidR="004A4D6B">
          <w:fldChar w:fldCharType="begin" w:fldLock="1"/>
        </w:r>
      </w:ins>
      <w:r w:rsidR="00FE16F2">
        <w:instrText>ADDIN CSL_CITATION {"citationItems":[{"id":"ITEM-1","itemData":{"author":[{"dropping-particle":"","family":"Gibson","given":"James J","non-dropping-particle":"","parse-names":false,"suffix":""}],"id":"ITEM-1","issued":{"date-parts":[["1986"]]},"publisher":"Taylor &amp; Francis","publisher-place":"New York","title":"The Ecological Approach to Visual Perception","type":"book"},"uris":["http://www.mendeley.com/documents/?uuid=ff5687c0-f4b0-41f2-940b-869e2a855d9e"]}],"mendeley":{"formattedCitation":"(Gibson, 1986)","plainTextFormattedCitation":"(Gibson, 1986)","previouslyFormattedCitation":"(Gibson, 1986)"},"properties":{"noteIndex":0},"schema":"https://github.com/citation-style-language/schema/raw/master/csl-citation.json"}</w:instrText>
      </w:r>
      <w:r w:rsidR="004A4D6B">
        <w:fldChar w:fldCharType="separate"/>
      </w:r>
      <w:r w:rsidR="004A4D6B" w:rsidRPr="004A4D6B">
        <w:rPr>
          <w:noProof/>
        </w:rPr>
        <w:t>(Gibson, 1986)</w:t>
      </w:r>
      <w:ins w:id="14" w:author="Björn Jörges" w:date="2020-04-18T23:52:00Z">
        <w:r w:rsidR="004A4D6B">
          <w:fldChar w:fldCharType="end"/>
        </w:r>
      </w:ins>
      <w:ins w:id="15" w:author="Björn Jörges" w:date="2020-04-18T23:53:00Z">
        <w:r w:rsidR="004A4D6B">
          <w:t>, deny the necessity of mental representations</w:t>
        </w:r>
      </w:ins>
      <w:ins w:id="16" w:author="Björn Jörges" w:date="2020-04-18T23:54:00Z">
        <w:r w:rsidR="004A4D6B">
          <w:t>.</w:t>
        </w:r>
      </w:ins>
      <w:ins w:id="17" w:author="Björn Jörges" w:date="2020-04-18T21:38:00Z">
        <w:r w:rsidR="002A7B37">
          <w:t xml:space="preserve"> </w:t>
        </w:r>
      </w:ins>
      <w:del w:id="18" w:author="Björn Jörges" w:date="2020-04-18T21:38:00Z">
        <w:r w:rsidDel="002A7B37">
          <w:delText>,</w:delText>
        </w:r>
      </w:del>
      <w:del w:id="19" w:author="Björn Jörges" w:date="2020-04-18T23:54:00Z">
        <w:r w:rsidDel="004A4D6B">
          <w:delText xml:space="preserve"> w</w:delText>
        </w:r>
        <w:r w:rsidR="00BD3838" w:rsidDel="004A4D6B">
          <w:delText>e</w:delText>
        </w:r>
      </w:del>
      <w:ins w:id="20" w:author="Björn Jörges" w:date="2020-04-18T23:54:00Z">
        <w:r w:rsidR="004A4D6B">
          <w:t xml:space="preserve"> </w:t>
        </w:r>
      </w:ins>
      <w:ins w:id="21" w:author="Björn Jörges" w:date="2020-05-03T19:21:00Z">
        <w:r w:rsidR="00282148">
          <w:t xml:space="preserve">Within our </w:t>
        </w:r>
        <w:proofErr w:type="spellStart"/>
        <w:r w:rsidR="00282148">
          <w:t>representationalist</w:t>
        </w:r>
        <w:proofErr w:type="spellEnd"/>
        <w:r w:rsidR="00282148">
          <w:t xml:space="preserve"> framework, we</w:t>
        </w:r>
      </w:ins>
      <w:r w:rsidR="00BD3838">
        <w:t xml:space="preserve"> envision</w:t>
      </w:r>
      <w:r w:rsidR="00E23038">
        <w:t xml:space="preserve"> (visual)</w:t>
      </w:r>
      <w:r w:rsidR="00BD3838">
        <w:t xml:space="preserve"> perception as a</w:t>
      </w:r>
      <w:r w:rsidR="00E23038">
        <w:t xml:space="preserve"> two-step</w:t>
      </w:r>
      <w:r w:rsidR="00BD3838">
        <w:t xml:space="preserve"> process: Encoding and Decoding</w:t>
      </w:r>
      <w:ins w:id="22" w:author="Björn Jörges" w:date="2020-04-18T21:17:00Z">
        <w:r w:rsidR="00C23250">
          <w:t xml:space="preserve"> </w:t>
        </w:r>
      </w:ins>
      <w:ins w:id="23" w:author="Björn Jörges" w:date="2020-04-18T21:24:00Z">
        <w:r w:rsidR="00C23250">
          <w:fldChar w:fldCharType="begin" w:fldLock="1"/>
        </w:r>
      </w:ins>
      <w:r w:rsidR="007F6D38">
        <w:instrText>ADDIN CSL_CITATION {"citationItems":[{"id":"ITEM-1","itemData":{"DOI":"10.1146/annurev.neuro.29.051605.113038","author":[{"dropping-particle":"","family":"Gold","given":"Joshua I","non-dropping-particle":"","parse-names":false,"suffix":""},{"dropping-particle":"","family":"Shadlen","given":"Michael N","non-dropping-particle":"","parse-names":false,"suffix":""}],"id":"ITEM-1","issued":{"date-parts":[["2007"]]},"title":"The Neural Basis of Decision Making","type":"article-journal"},"uris":["http://www.mendeley.com/documents/?uuid=b7dfaddb-74be-4262-bab2-4adb8e8014f4"]},{"id":"ITEM-2","itemData":{"author":[{"dropping-particle":"","family":"Schneidman","given":"Elad","non-dropping-particle":"","parse-names":false,"suffix":""},{"dropping-particle":"","family":"Bialek","given":"William","non-dropping-particle":"","parse-names":false,"suffix":""},{"dropping-particle":"","family":"Ii","given":"Michael J Berry","non-dropping-particle":"","parse-names":false,"suffix":""}],"id":"ITEM-2","issue":"37","issued":{"date-parts":[["2003"]]},"page":"11539-11553","title":"Synergy , Redundancy , and Independence in Population Codes","type":"article-journal","volume":"23"},"uris":["http://www.mendeley.com/documents/?uuid=1e0054b1-223a-4f6a-a613-4ddca440dab4"]}],"mendeley":{"formattedCitation":"(Gold &amp; Shadlen, 2007; Schneidman, Bialek, &amp; Ii, 2003)","plainTextFormattedCitation":"(Gold &amp; Shadlen, 2007; Schneidman, Bialek, &amp; Ii, 2003)","previouslyFormattedCitation":"(Gold &amp; Shadlen, 2007; Schneidman, Bialek, &amp; Ii, 2003)"},"properties":{"noteIndex":0},"schema":"https://github.com/citation-style-language/schema/raw/master/csl-citation.json"}</w:instrText>
      </w:r>
      <w:r w:rsidR="00C23250">
        <w:fldChar w:fldCharType="separate"/>
      </w:r>
      <w:r w:rsidR="00C23250" w:rsidRPr="00C23250">
        <w:rPr>
          <w:noProof/>
        </w:rPr>
        <w:t>(Gold &amp; Shadlen, 2007; Schneidman, Bialek, &amp; Ii, 2003)</w:t>
      </w:r>
      <w:ins w:id="24" w:author="Björn Jörges" w:date="2020-04-18T21:24:00Z">
        <w:r w:rsidR="00C23250">
          <w:fldChar w:fldCharType="end"/>
        </w:r>
      </w:ins>
      <w:r w:rsidR="00BD3838">
        <w:t>. During Encoding, low level signals such as luminosity, retinal velocities or orientation are picked up by the perceptual system</w:t>
      </w:r>
      <w:ins w:id="25" w:author="Björn Jörges" w:date="2020-04-18T23:35:00Z">
        <w:r w:rsidR="007631C4">
          <w:t xml:space="preserve"> and represented as neural activity</w:t>
        </w:r>
      </w:ins>
      <w:r w:rsidR="00BD3838">
        <w:t>. However</w:t>
      </w:r>
      <w:r>
        <w:t xml:space="preserve">, these </w:t>
      </w:r>
      <w:r w:rsidR="001A57F8">
        <w:t>low-level</w:t>
      </w:r>
      <w:r>
        <w:t xml:space="preserve"> sensory signals</w:t>
      </w:r>
      <w:ins w:id="26" w:author="Björn Jörges" w:date="2020-04-18T23:35:00Z">
        <w:r w:rsidR="007631C4">
          <w:t>, and the neural activity they are represented as,</w:t>
        </w:r>
      </w:ins>
      <w:r>
        <w:t xml:space="preserve"> </w:t>
      </w:r>
      <w:del w:id="27" w:author="Björn Jörges" w:date="2020-04-18T23:35:00Z">
        <w:r w:rsidDel="007631C4">
          <w:delText xml:space="preserve">are </w:delText>
        </w:r>
      </w:del>
      <w:ins w:id="28" w:author="Björn Jörges" w:date="2020-04-18T23:35:00Z">
        <w:r w:rsidR="007631C4">
          <w:t xml:space="preserve">can be </w:t>
        </w:r>
      </w:ins>
      <w:r>
        <w:t>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w:t>
      </w:r>
      <w:ins w:id="29" w:author="Björn Jörges" w:date="2020-04-18T23:36:00Z">
        <w:r w:rsidR="007631C4">
          <w:t xml:space="preserve"> An object that moves 6 m in front of the observer</w:t>
        </w:r>
      </w:ins>
      <w:ins w:id="30" w:author="Björn Jörges" w:date="2020-04-18T23:40:00Z">
        <w:r w:rsidR="007631C4">
          <w:t xml:space="preserve"> in the fronto-parallel plane</w:t>
        </w:r>
      </w:ins>
      <w:ins w:id="31" w:author="Björn Jörges" w:date="2020-04-18T23:37:00Z">
        <w:r w:rsidR="007631C4">
          <w:t xml:space="preserve"> with a physical speed of 1 m/s</w:t>
        </w:r>
      </w:ins>
      <w:ins w:id="32" w:author="Björn Jörges" w:date="2020-04-18T23:36:00Z">
        <w:r w:rsidR="007631C4">
          <w:t xml:space="preserve"> elicits a retinal speed of</w:t>
        </w:r>
      </w:ins>
      <w:ins w:id="33" w:author="Björn Jörges" w:date="2020-04-18T23:38:00Z">
        <w:r w:rsidR="007631C4">
          <w:t xml:space="preserve"> </w:t>
        </w:r>
      </w:ins>
      <w:ins w:id="34" w:author="Björn Jörges" w:date="2020-05-03T19:22:00Z">
        <w:r w:rsidR="00282148">
          <w:t xml:space="preserve">about </w:t>
        </w:r>
      </w:ins>
      <w:ins w:id="35" w:author="Björn Jörges" w:date="2020-04-18T23:38:00Z">
        <w:r w:rsidR="007631C4">
          <w:t>9.5°/s</w:t>
        </w:r>
      </w:ins>
      <w:ins w:id="36" w:author="Björn Jörges" w:date="2020-05-03T19:21:00Z">
        <w:r w:rsidR="00282148">
          <w:t xml:space="preserve"> when fix</w:t>
        </w:r>
      </w:ins>
      <w:ins w:id="37" w:author="Björn Jörges" w:date="2020-05-03T19:22:00Z">
        <w:r w:rsidR="00282148">
          <w:t>ation is maintained</w:t>
        </w:r>
      </w:ins>
      <w:ins w:id="38" w:author="Björn Jörges" w:date="2020-04-18T23:38:00Z">
        <w:r w:rsidR="007631C4">
          <w:t>. The same retinal speed could correspond to a target that</w:t>
        </w:r>
      </w:ins>
      <w:ins w:id="39" w:author="Björn Jörges" w:date="2020-04-18T23:39:00Z">
        <w:r w:rsidR="007631C4">
          <w:t xml:space="preserve"> moves at a physical speed of 1.2 m/s 7 m in front of th</w:t>
        </w:r>
      </w:ins>
      <w:ins w:id="40" w:author="Björn Jörges" w:date="2020-04-18T23:40:00Z">
        <w:r w:rsidR="007631C4">
          <w:t>e observer.</w:t>
        </w:r>
      </w:ins>
      <w:r w:rsidR="00BD3838">
        <w:t xml:space="preserve"> Decoding</w:t>
      </w:r>
      <w:del w:id="41" w:author="Björn Jörges" w:date="2020-04-18T23:40:00Z">
        <w:r w:rsidR="00BD3838" w:rsidDel="007631C4">
          <w:delText>, then,</w:delText>
        </w:r>
      </w:del>
      <w:r w:rsidR="00BD3838">
        <w:t xml:space="preserve">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ins w:id="42" w:author="Björn Jörges" w:date="2020-04-18T23:40:00Z">
        <w:r w:rsidR="007631C4">
          <w:t xml:space="preserve"> If we, for example know that we are observing a basketball and know from exper</w:t>
        </w:r>
      </w:ins>
      <w:ins w:id="43" w:author="Björn Jörges" w:date="2020-04-18T23:41:00Z">
        <w:r w:rsidR="007631C4">
          <w:t>ience that its radius is 0.12 m, and we perceive that the target occupies a visual angle of</w:t>
        </w:r>
      </w:ins>
      <w:ins w:id="44" w:author="Björn Jörges" w:date="2020-04-18T23:42:00Z">
        <w:r w:rsidR="007631C4">
          <w:t xml:space="preserve"> 0.5°, we know that the target moves at 7 m in front of as. We then also know that the physical </w:t>
        </w:r>
      </w:ins>
      <w:ins w:id="45" w:author="Björn Jörges" w:date="2020-04-18T23:43:00Z">
        <w:r w:rsidR="007631C4">
          <w:t>velocity of the ball is 1.2 m/s, not 1 m/</w:t>
        </w:r>
        <w:proofErr w:type="spellStart"/>
        <w:r w:rsidR="007631C4">
          <w:t>s.</w:t>
        </w:r>
      </w:ins>
      <w:del w:id="46" w:author="Björn Jörges" w:date="2020-04-18T23:40:00Z">
        <w:r w:rsidR="00BD3838" w:rsidDel="007631C4">
          <w:delText xml:space="preserve"> </w:delText>
        </w:r>
      </w:del>
      <w:r w:rsidR="00BD3838">
        <w:t>In</w:t>
      </w:r>
      <w:proofErr w:type="spellEnd"/>
      <w:r w:rsidR="00BD3838">
        <w:t xml:space="preserve"> some, if not many instances, this combination occurs according to Bayes’ formula</w:t>
      </w:r>
      <w:r w:rsidR="007774C7">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FF18AE" w:rsidRDefault="00FA5BF0" w:rsidP="00BE7928">
            <w:pPr>
              <w:pStyle w:val="MaterialsandMethodsText"/>
              <w:spacing w:line="480" w:lineRule="auto"/>
              <w:rPr>
                <w:sz w:val="20"/>
                <w:szCs w:val="20"/>
                <w:rPrChange w:id="47" w:author="Björn Jörges" w:date="2020-04-17T19:08:00Z">
                  <w:rPr/>
                </w:rPrChange>
              </w:rPr>
            </w:pPr>
            <m:oMathPara>
              <m:oMath>
                <m:r>
                  <w:rPr>
                    <w:rFonts w:ascii="Cambria Math" w:hAnsi="Cambria Math"/>
                    <w:sz w:val="20"/>
                    <w:szCs w:val="20"/>
                    <w:rPrChange w:id="48"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49" w:author="Björn Jörges" w:date="2020-04-17T19:08:00Z">
                          <w:rPr>
                            <w:rFonts w:ascii="Cambria Math" w:hAnsi="Cambria Math"/>
                          </w:rPr>
                        </w:rPrChange>
                      </w:rPr>
                      <m:t>A</m:t>
                    </m:r>
                  </m:e>
                  <m:e>
                    <m:r>
                      <w:rPr>
                        <w:rFonts w:ascii="Cambria Math" w:hAnsi="Cambria Math"/>
                        <w:sz w:val="20"/>
                        <w:szCs w:val="20"/>
                        <w:rPrChange w:id="50" w:author="Björn Jörges" w:date="2020-04-17T19:08:00Z">
                          <w:rPr>
                            <w:rFonts w:ascii="Cambria Math" w:hAnsi="Cambria Math"/>
                          </w:rPr>
                        </w:rPrChange>
                      </w:rPr>
                      <m:t>B</m:t>
                    </m:r>
                  </m:e>
                </m:d>
                <m:r>
                  <w:rPr>
                    <w:rFonts w:ascii="Cambria Math" w:hAnsi="Cambria Math"/>
                    <w:sz w:val="20"/>
                    <w:szCs w:val="20"/>
                    <w:rPrChange w:id="51" w:author="Björn Jörges" w:date="2020-04-17T19:08:00Z">
                      <w:rPr>
                        <w:rFonts w:ascii="Cambria Math" w:hAnsi="Cambria Math"/>
                      </w:rPr>
                    </w:rPrChange>
                  </w:rPr>
                  <m:t>=</m:t>
                </m:r>
                <m:f>
                  <m:fPr>
                    <m:ctrlPr>
                      <w:rPr>
                        <w:rFonts w:ascii="Cambria Math" w:hAnsi="Cambria Math"/>
                        <w:i/>
                        <w:sz w:val="20"/>
                        <w:szCs w:val="20"/>
                      </w:rPr>
                    </m:ctrlPr>
                  </m:fPr>
                  <m:num>
                    <m:r>
                      <w:rPr>
                        <w:rFonts w:ascii="Cambria Math" w:hAnsi="Cambria Math"/>
                        <w:sz w:val="20"/>
                        <w:szCs w:val="20"/>
                        <w:rPrChange w:id="52" w:author="Björn Jörges" w:date="2020-04-17T19:08:00Z">
                          <w:rPr>
                            <w:rFonts w:ascii="Cambria Math" w:hAnsi="Cambria Math"/>
                          </w:rPr>
                        </w:rPrChange>
                      </w:rPr>
                      <m:t>P</m:t>
                    </m:r>
                    <m:d>
                      <m:dPr>
                        <m:ctrlPr>
                          <w:rPr>
                            <w:rFonts w:ascii="Cambria Math" w:hAnsi="Cambria Math"/>
                            <w:i/>
                            <w:sz w:val="20"/>
                            <w:szCs w:val="20"/>
                          </w:rPr>
                        </m:ctrlPr>
                      </m:dPr>
                      <m:e>
                        <m:r>
                          <w:rPr>
                            <w:rFonts w:ascii="Cambria Math" w:hAnsi="Cambria Math"/>
                            <w:sz w:val="20"/>
                            <w:szCs w:val="20"/>
                            <w:rPrChange w:id="53" w:author="Björn Jörges" w:date="2020-04-17T19:08:00Z">
                              <w:rPr>
                                <w:rFonts w:ascii="Cambria Math" w:hAnsi="Cambria Math"/>
                              </w:rPr>
                            </w:rPrChange>
                          </w:rPr>
                          <m:t>B</m:t>
                        </m:r>
                      </m:e>
                      <m:e>
                        <m:r>
                          <w:rPr>
                            <w:rFonts w:ascii="Cambria Math" w:hAnsi="Cambria Math"/>
                            <w:sz w:val="20"/>
                            <w:szCs w:val="20"/>
                            <w:rPrChange w:id="54" w:author="Björn Jörges" w:date="2020-04-17T19:08:00Z">
                              <w:rPr>
                                <w:rFonts w:ascii="Cambria Math" w:hAnsi="Cambria Math"/>
                              </w:rPr>
                            </w:rPrChange>
                          </w:rPr>
                          <m:t>A</m:t>
                        </m:r>
                      </m:e>
                    </m:d>
                    <m:r>
                      <w:rPr>
                        <w:rFonts w:ascii="Cambria Math" w:hAnsi="Cambria Math"/>
                        <w:sz w:val="20"/>
                        <w:szCs w:val="20"/>
                        <w:rPrChange w:id="55" w:author="Björn Jörges" w:date="2020-04-17T19:08:00Z">
                          <w:rPr>
                            <w:rFonts w:ascii="Cambria Math" w:hAnsi="Cambria Math"/>
                          </w:rPr>
                        </w:rPrChange>
                      </w:rPr>
                      <m:t>P(A)</m:t>
                    </m:r>
                  </m:num>
                  <m:den>
                    <m:r>
                      <w:rPr>
                        <w:rFonts w:ascii="Cambria Math" w:hAnsi="Cambria Math"/>
                        <w:sz w:val="20"/>
                        <w:szCs w:val="20"/>
                        <w:rPrChange w:id="56" w:author="Björn Jörges" w:date="2020-04-17T19:08:00Z">
                          <w:rPr>
                            <w:rFonts w:ascii="Cambria Math" w:hAnsi="Cambria Math"/>
                          </w:rPr>
                        </w:rPrChange>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737F43B2" w14:textId="6B58EE43" w:rsidR="00BD3838" w:rsidRPr="004F7B12" w:rsidRDefault="007774C7" w:rsidP="00BE7928">
      <w:pPr>
        <w:spacing w:line="480" w:lineRule="auto"/>
        <w:jc w:val="both"/>
      </w:pPr>
      <w:r>
        <w:lastRenderedPageBreak/>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sensory input (Likelihood)</w:t>
      </w:r>
      <w:r w:rsidR="00812FD6">
        <w:t xml:space="preserve">, corresponding to the term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num>
          <m:den>
            <m:r>
              <w:rPr>
                <w:rFonts w:ascii="Cambria Math" w:hAnsi="Cambria Math"/>
              </w:rPr>
              <m:t>P(B)</m:t>
            </m:r>
          </m:den>
        </m:f>
      </m:oMath>
      <w:r w:rsidR="00812FD6">
        <w:t xml:space="preserve"> in Equation 1,</w:t>
      </w:r>
      <w:r w:rsidR="00BD3838">
        <w:t xml:space="preserve"> and prior knowledge (Prior)</w:t>
      </w:r>
      <w:r w:rsidR="00812FD6">
        <w:t xml:space="preserve">, corresponding to </w:t>
      </w:r>
      <m:oMath>
        <m:r>
          <w:rPr>
            <w:rFonts w:ascii="Cambria Math" w:hAnsi="Cambria Math"/>
          </w:rPr>
          <m:t>P(A)</m:t>
        </m:r>
      </m:oMath>
      <w:r w:rsidR="00812FD6">
        <w:rPr>
          <w:rFonts w:eastAsiaTheme="minorEastAsia"/>
        </w:rPr>
        <w:t xml:space="preserve"> in Equation 1,</w:t>
      </w:r>
      <w:r w:rsidR="00BD3838">
        <w:t xml:space="preserve"> </w:t>
      </w:r>
      <w:r>
        <w:t xml:space="preserve">are combined </w:t>
      </w:r>
      <w:r w:rsidR="00BD3838">
        <w:t>according to their respective precisions to yield a more precise</w:t>
      </w:r>
      <w:r w:rsidR="00855B76">
        <w:t xml:space="preserve"> and more accurate final percept (Posterior).</w:t>
      </w:r>
      <w:ins w:id="57" w:author="Björn Jörges" w:date="2020-04-18T23:58:00Z">
        <w:r w:rsidR="004A4D6B">
          <w:t xml:space="preserve"> Under many circumstances,</w:t>
        </w:r>
      </w:ins>
      <w:ins w:id="58" w:author="Björn Jörges" w:date="2020-04-19T00:01:00Z">
        <w:r w:rsidR="004A4D6B">
          <w:t xml:space="preserve"> </w:t>
        </w:r>
      </w:ins>
      <w:del w:id="59" w:author="Björn Jörges" w:date="2020-04-18T23:58:00Z">
        <w:r w:rsidR="004F7B12" w:rsidDel="004A4D6B">
          <w:delText xml:space="preserve"> </w:delText>
        </w:r>
      </w:del>
      <w:ins w:id="60" w:author="Björn Jörges" w:date="2020-04-18T23:56:00Z">
        <w:r w:rsidR="004A4D6B">
          <w:t>P</w:t>
        </w:r>
      </w:ins>
      <w:ins w:id="61" w:author="Björn Jörges" w:date="2020-04-18T23:57:00Z">
        <w:r w:rsidR="004A4D6B">
          <w:t xml:space="preserve">rior, Likelihood and Posterior can be represented as </w:t>
        </w:r>
      </w:ins>
      <w:ins w:id="62" w:author="Björn Jörges" w:date="2020-04-18T23:58:00Z">
        <w:r w:rsidR="004A4D6B">
          <w:t xml:space="preserve">normal distributions whose </w:t>
        </w:r>
      </w:ins>
      <w:ins w:id="63" w:author="Björn Jörges" w:date="2020-04-18T23:59:00Z">
        <w:r w:rsidR="004A4D6B">
          <w:t xml:space="preserve">standard deviations correspond to the representation’s reliability. If an organism </w:t>
        </w:r>
      </w:ins>
      <w:ins w:id="64" w:author="Björn Jörges" w:date="2020-04-19T00:00:00Z">
        <w:r w:rsidR="004A4D6B">
          <w:t xml:space="preserve">has a high sensitivity to the sensory input, that is, when they are able to reliably distinguish one stimulus strength </w:t>
        </w:r>
      </w:ins>
      <w:ins w:id="65" w:author="Björn Jörges" w:date="2020-04-19T00:01:00Z">
        <w:r w:rsidR="004A4D6B">
          <w:t xml:space="preserve">from </w:t>
        </w:r>
      </w:ins>
      <w:ins w:id="66" w:author="Björn Jörges" w:date="2020-04-19T00:00:00Z">
        <w:r w:rsidR="004A4D6B">
          <w:t>a very similar stimulus strength, the standard deviation of the Likelihood would be very low, which corresp</w:t>
        </w:r>
      </w:ins>
      <w:ins w:id="67" w:author="Björn Jörges" w:date="2020-04-19T00:01:00Z">
        <w:r w:rsidR="004A4D6B">
          <w:t>onds to a very narrow distribution.</w:t>
        </w:r>
      </w:ins>
      <w:ins w:id="68" w:author="Björn Jörges" w:date="2020-04-18T23:57:00Z">
        <w:r w:rsidR="004A4D6B">
          <w:t xml:space="preserve"> </w:t>
        </w:r>
      </w:ins>
      <w:ins w:id="69" w:author="Björn Jörges" w:date="2020-04-19T00:01:00Z">
        <w:r w:rsidR="004A4D6B">
          <w:t xml:space="preserve">On the other hand, if the organism has a very precise representation of </w:t>
        </w:r>
      </w:ins>
      <w:ins w:id="70" w:author="Björn Jörges" w:date="2020-04-19T00:02:00Z">
        <w:r w:rsidR="004A4D6B">
          <w:t xml:space="preserve">the most likely state of the world, the Prior would be very narrow. Finally, the standard deviation of the Posterior would depend on the precision of Likelihood and Prior. </w:t>
        </w:r>
      </w:ins>
      <w:r w:rsidR="006D354B">
        <w:t>U</w:t>
      </w:r>
      <w:r w:rsidR="004F7B12">
        <w:t>sually</w:t>
      </w:r>
      <w:ins w:id="71" w:author="Björn Jörges" w:date="2020-04-19T00:02:00Z">
        <w:r w:rsidR="004A4D6B">
          <w:t>,</w:t>
        </w:r>
      </w:ins>
      <w:r w:rsidR="004F7B12">
        <w:t xml:space="preserve">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w:t>
      </w:r>
      <w:r w:rsidR="00015257">
        <w:t xml:space="preserve">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4F7B12">
        <w:t>). However, in the case of gravity it seems that the expectation of Earth Gravity overrules all sensory information that humans collect on the law of motion of an observed object</w:t>
      </w:r>
      <w:r w:rsidR="00094829">
        <w:t xml:space="preserve"> </w:t>
      </w:r>
      <w:r w:rsidR="00094829">
        <w:fldChar w:fldCharType="begin" w:fldLock="1"/>
      </w:r>
      <w:r w:rsidR="00DE7828">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10.1152/jn.00475.2015","ISSN":"0022-3077","author":[{"dropping-particle":"","family":"Scaleia","given":"Barbara","non-dropping-particle":"La","parse-names":false,"suffix":""},{"dropping-particle":"","family":"Zago","given":"Myrka","non-dropping-particle":"","parse-names":false,"suffix":""},{"dropping-particle":"","family":"Lacquaniti","given":"Francesco","non-dropping-particle":"","parse-names":false,"suffix":""}],"container-title":"Journal of Neurophysiology","id":"ITEM-3","issued":{"date-parts":[["2015"]]},"note":"NULL","page":"1577-1592","title":"Hand interception of occluded motion in humans: A test of model-based versus on-line control","type":"article-journal","volume":"114"},"uris":["http://www.mendeley.com/documents/?uuid=8620b313-ef80-4016-978d-230eea1f8e01"]},{"id":"ITEM-4","itemData":{"DOI":"10.1152/jn.00215.2005","ISBN":"0022-3077 (Print)","ISSN":"0022-3077","PMID":"15817649","author":[{"dropping-particle":"","family":"Zago","given":"Myrka","non-dropping-particle":"","parse-names":false,"suffix":""},{"dropping-particle":"","family":"Lacquaniti","given":"Francesco","non-dropping-particle":"","parse-names":false,"suffix":""}],"container-title":"Journal of Neurophysiology","id":"ITEM-4","issue":"2","issued":{"date-parts":[["2005"]]},"page":"1346-1357","title":"Internal Model of Gravity for Hand Interception: Parametric Adaptation to Zero-Gravity Visual Targets on Earth","type":"article-journal","volume":"94"},"uris":["http://www.mendeley.com/documents/?uuid=d6a5dba7-ef67-45d0-bd23-2be7125542a7"]},{"id":"ITEM-5","itemData":{"DOI":"10.1097/00001756-200112040-00004","ISBN":"1097-6256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Laws","type":"article-journal","volume":"12"},"uris":["http://www.mendeley.com/documents/?uuid=d038ba84-5af4-4fa5-9fdc-0ca802b136fe"]}],"mendeley":{"formattedCitation":"(La Scaleia, Zago, &amp; Lacquaniti, 2015; J McIntyre et al., 2001; Joseph McIntyre, Zago, Berthoz, &amp; Lacquaniti, 2003; Zago &amp; Lacquaniti, 2005b; Zago et al., 2008)","manualFormatting":"(La Scaleia, Zago, &amp; Lacquaniti, 2015; McIntyre et al., 2001; McIntyre, Zago, Berthoz, &amp; Lacquaniti, 2003; Zago &amp; Lacquaniti, 2005b; Zago et al., 2008)","plainTextFormattedCitation":"(La Scaleia, Zago, &amp; Lacquaniti, 2015; J McIntyre et al., 2001; Joseph McIntyre, Zago, Berthoz, &amp; Lacquaniti, 2003; Zago &amp; Lacquaniti, 2005b; Zago et al., 2008)","previouslyFormattedCitation":"(La Scaleia, Zago, &amp; Lacquaniti, 2015; J McIntyre et al., 2001; Joseph McIntyre, Zago, Berthoz, &amp; Lacquaniti, 2003; Zago &amp; Lacquaniti, 2005b; Zago et al., 2008)"},"properties":{"noteIndex":0},"schema":"https://github.com/citation-style-language/schema/raw/master/csl-citation.json"}</w:instrText>
      </w:r>
      <w:r w:rsidR="00094829">
        <w:fldChar w:fldCharType="separate"/>
      </w:r>
      <w:r w:rsidR="007520D2" w:rsidRPr="007520D2">
        <w:rPr>
          <w:noProof/>
        </w:rPr>
        <w:t>(La Scaleia, Zago, &amp; Lacquaniti, 2015; McIntyre et al., 2001; McIntyre, Zago, Berthoz, &amp; Lacquaniti, 2003; Zago &amp; Lacquaniti, 2005b; Zago et al., 2008)</w:t>
      </w:r>
      <w:r w:rsidR="00094829">
        <w:fldChar w:fldCharType="end"/>
      </w:r>
      <w:r w:rsidR="004F7B12">
        <w:t xml:space="preserve">. On a theoretical level, this is a sensible </w:t>
      </w:r>
      <w:proofErr w:type="gramStart"/>
      <w:r w:rsidR="004F7B12">
        <w:t>assumption, since</w:t>
      </w:r>
      <w:proofErr w:type="gramEnd"/>
      <w:r w:rsidR="004F7B12">
        <w:t xml:space="preserve"> all of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r w:rsidR="00015257">
        <w:t xml:space="preserve"> (“Strong Prior” scenario in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015257">
        <w:t>)</w:t>
      </w:r>
      <w:r w:rsidR="00B117EC">
        <w:t>.</w:t>
      </w:r>
      <w:ins w:id="72" w:author="Björn Jörges" w:date="2020-04-18T00:40:00Z">
        <w:r w:rsidR="007B6594">
          <w:t xml:space="preserve"> We would </w:t>
        </w:r>
        <w:r w:rsidR="007B6594">
          <w:lastRenderedPageBreak/>
          <w:t xml:space="preserve">expect this value to be represented more precisely than </w:t>
        </w:r>
      </w:ins>
      <w:ins w:id="73" w:author="Björn Jörges" w:date="2020-04-18T00:41:00Z">
        <w:r w:rsidR="007B6594">
          <w:t xml:space="preserve">linear </w:t>
        </w:r>
      </w:ins>
      <w:ins w:id="74" w:author="Björn Jörges" w:date="2020-04-18T00:40:00Z">
        <w:r w:rsidR="007B6594">
          <w:t>velo</w:t>
        </w:r>
      </w:ins>
      <w:ins w:id="75" w:author="Björn Jörges" w:date="2020-04-18T00:41:00Z">
        <w:r w:rsidR="007B6594">
          <w:t xml:space="preserve">cities, which generally elicit Weber Fractions of 10%, which corresponds to a standard deviation of about 15% of the mean </w:t>
        </w:r>
        <w:r w:rsidR="00BE3250">
          <w:t>re</w:t>
        </w:r>
        <w:r w:rsidR="007B6594">
          <w:t xml:space="preserve">presented </w:t>
        </w:r>
        <w:r w:rsidR="00BE3250">
          <w:t>stimulation</w:t>
        </w:r>
        <w:r w:rsidR="007B6594">
          <w:t>.</w:t>
        </w:r>
      </w:ins>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BE7928">
      <w:pPr>
        <w:pStyle w:val="Caption"/>
        <w:spacing w:line="480" w:lineRule="auto"/>
        <w:jc w:val="both"/>
        <w:rPr>
          <w:lang w:val="en-US"/>
        </w:rPr>
      </w:pPr>
      <w:bookmarkStart w:id="76" w:name="_Ref37844425"/>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bookmarkEnd w:id="76"/>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51FE85EF"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1F9DCF10" w:rsidR="008D72BE" w:rsidRDefault="008D72BE" w:rsidP="00BE7928">
      <w:pPr>
        <w:pStyle w:val="Heading1"/>
        <w:spacing w:line="480" w:lineRule="auto"/>
        <w:rPr>
          <w:ins w:id="77" w:author="Björn Jörges" w:date="2020-04-18T05:52:00Z"/>
          <w:lang w:val="en-US"/>
        </w:rPr>
      </w:pPr>
      <w:r>
        <w:rPr>
          <w:lang w:val="en-US"/>
        </w:rPr>
        <w:t>Methods</w:t>
      </w:r>
    </w:p>
    <w:p w14:paraId="041D64F2" w14:textId="46C4C8F9" w:rsidR="00EE4218" w:rsidRPr="00EE4218" w:rsidRDefault="00EE4218" w:rsidP="005F22BB">
      <w:pPr>
        <w:spacing w:line="480" w:lineRule="auto"/>
        <w:jc w:val="both"/>
      </w:pPr>
      <w:ins w:id="78" w:author="Björn Jörges" w:date="2020-04-18T05:52:00Z">
        <w:r>
          <w:t>In this paper, we use previously publis</w:t>
        </w:r>
      </w:ins>
      <w:ins w:id="79" w:author="Björn Jörges" w:date="2020-04-18T05:53:00Z">
        <w:r>
          <w:t xml:space="preserve">hed data </w:t>
        </w:r>
      </w:ins>
      <w:r>
        <w:fldChar w:fldCharType="begin" w:fldLock="1"/>
      </w:r>
      <w:r w:rsidR="005F22B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Pr="00EE4218">
        <w:rPr>
          <w:noProof/>
        </w:rPr>
        <w:t>(Jörges &amp; López-Moliner, 2019)</w:t>
      </w:r>
      <w:ins w:id="80" w:author="Björn Jörges" w:date="2020-04-18T05:53:00Z">
        <w:r>
          <w:fldChar w:fldCharType="end"/>
        </w:r>
        <w:r>
          <w:t>. The pre-registration for the original hypothes</w:t>
        </w:r>
      </w:ins>
      <w:ins w:id="81" w:author="Björn Jörges" w:date="2020-04-18T05:54:00Z">
        <w:r>
          <w:t>e</w:t>
        </w:r>
      </w:ins>
      <w:ins w:id="82" w:author="Björn Jörges" w:date="2020-04-18T05:53:00Z">
        <w:r>
          <w:t>s can view viewed on Open Science Foundation (</w:t>
        </w:r>
      </w:ins>
      <w:hyperlink r:id="rId9" w:history="1">
        <w:r w:rsidRPr="005F22BB">
          <w:t>https://osf.io/8vg95/</w:t>
        </w:r>
      </w:hyperlink>
      <w:ins w:id="83" w:author="Björn Jörges" w:date="2020-04-18T05:53:00Z">
        <w:r>
          <w:t>)</w:t>
        </w:r>
      </w:ins>
      <w:ins w:id="84" w:author="Björn Jörges" w:date="2020-04-18T05:54:00Z">
        <w:r w:rsidR="00B90D07">
          <w:t xml:space="preserve">. All data relevant to this project are available </w:t>
        </w:r>
      </w:ins>
      <w:ins w:id="85" w:author="Björn Jörges" w:date="2020-04-18T05:55:00Z">
        <w:r w:rsidR="00B90D07">
          <w:t xml:space="preserve">in our </w:t>
        </w:r>
      </w:ins>
      <w:ins w:id="86" w:author="Björn Jörges" w:date="2020-04-18T05:54:00Z">
        <w:r w:rsidR="00B90D07">
          <w:t>GitHub</w:t>
        </w:r>
      </w:ins>
      <w:ins w:id="87" w:author="Björn Jörges" w:date="2020-04-18T05:55:00Z">
        <w:r w:rsidR="00B90D07">
          <w:t xml:space="preserve"> repository (</w:t>
        </w:r>
      </w:ins>
      <w:hyperlink r:id="rId10" w:history="1">
        <w:r w:rsidR="00B90D07" w:rsidRPr="005F22BB">
          <w:t>https://github.com/b-jorges/SD-of-Gravity-Prior</w:t>
        </w:r>
      </w:hyperlink>
      <w:r w:rsidR="00B90D07" w:rsidRPr="005F22BB">
        <w:t>).</w:t>
      </w:r>
      <w:ins w:id="88" w:author="Björn Jörges" w:date="2020-04-18T05:56:00Z">
        <w:r w:rsidR="00B90D07">
          <w:t xml:space="preserve"> We will thus only briefly repeat the most important experimental parameters</w:t>
        </w:r>
      </w:ins>
      <w:ins w:id="89" w:author="Björn Jörges" w:date="2020-04-18T05:57:00Z">
        <w:r w:rsidR="00B90D07">
          <w:t>. We showed participants tennis balls moving on parabolic trajectories in the fronto-parallel plane.</w:t>
        </w:r>
      </w:ins>
      <w:ins w:id="90" w:author="Björn Jörges" w:date="2020-04-18T05:58:00Z">
        <w:r w:rsidR="00B90D07">
          <w:t xml:space="preserve"> </w:t>
        </w:r>
      </w:ins>
      <w:ins w:id="91" w:author="Björn Jörges" w:date="2020-04-18T06:10:00Z">
        <w:r w:rsidR="006F3192">
          <w:t xml:space="preserve">The balls </w:t>
        </w:r>
      </w:ins>
      <w:ins w:id="92" w:author="Björn Jörges" w:date="2020-04-18T06:11:00Z">
        <w:r w:rsidR="006F3192">
          <w:t>could have one out of 6 gravity levels (-1g, 0.7</w:t>
        </w:r>
      </w:ins>
      <w:ins w:id="93" w:author="Björn Jörges" w:date="2020-04-18T06:12:00Z">
        <w:r w:rsidR="006F3192">
          <w:t xml:space="preserve">g-1.3g), one out of two </w:t>
        </w:r>
      </w:ins>
      <w:ins w:id="94" w:author="Björn Jörges" w:date="2020-04-18T06:13:00Z">
        <w:r w:rsidR="006F3192">
          <w:t>initial vertical velocities and one out of two initial horizontal velocities.</w:t>
        </w:r>
      </w:ins>
      <w:ins w:id="95" w:author="Björn Jörges" w:date="2020-04-18T06:12:00Z">
        <w:r w:rsidR="006F3192">
          <w:t xml:space="preserve"> </w:t>
        </w:r>
      </w:ins>
      <w:ins w:id="96" w:author="Björn Jörges" w:date="2020-04-18T06:18:00Z">
        <w:r w:rsidR="00177A30">
          <w:t>In trials</w:t>
        </w:r>
      </w:ins>
      <w:ins w:id="97" w:author="Björn Jörges" w:date="2020-04-18T06:12:00Z">
        <w:r w:rsidR="006F3192">
          <w:t xml:space="preserve"> with a positive gravity value</w:t>
        </w:r>
      </w:ins>
      <w:ins w:id="98" w:author="Björn Jörges" w:date="2020-04-18T06:13:00Z">
        <w:r w:rsidR="006F3192">
          <w:t xml:space="preserve"> (i.e., downwards acceleratio</w:t>
        </w:r>
      </w:ins>
      <w:ins w:id="99" w:author="Björn Jörges" w:date="2020-04-18T06:14:00Z">
        <w:r w:rsidR="006F3192">
          <w:t>n)</w:t>
        </w:r>
      </w:ins>
      <w:ins w:id="100" w:author="Björn Jörges" w:date="2020-04-18T06:18:00Z">
        <w:r w:rsidR="00177A30">
          <w:t>, the target</w:t>
        </w:r>
      </w:ins>
      <w:ins w:id="101" w:author="Björn Jörges" w:date="2020-04-18T06:12:00Z">
        <w:r w:rsidR="006F3192">
          <w:t xml:space="preserve"> started with a</w:t>
        </w:r>
      </w:ins>
      <w:ins w:id="102" w:author="Björn Jörges" w:date="2020-04-18T06:13:00Z">
        <w:r w:rsidR="006F3192">
          <w:t>n</w:t>
        </w:r>
      </w:ins>
      <w:ins w:id="103" w:author="Björn Jörges" w:date="2020-04-18T06:12:00Z">
        <w:r w:rsidR="006F3192">
          <w:t xml:space="preserve"> </w:t>
        </w:r>
      </w:ins>
      <w:ins w:id="104" w:author="Björn Jörges" w:date="2020-04-18T06:13:00Z">
        <w:r w:rsidR="006F3192">
          <w:t>upwards initial velocity component</w:t>
        </w:r>
      </w:ins>
      <w:ins w:id="105" w:author="Björn Jörges" w:date="2020-04-18T06:14:00Z">
        <w:r w:rsidR="006F3192">
          <w:t xml:space="preserve"> and vice-versa.</w:t>
        </w:r>
      </w:ins>
      <w:ins w:id="106" w:author="Björn Jörges" w:date="2020-04-18T06:16:00Z">
        <w:r w:rsidR="00FB4777">
          <w:t xml:space="preserve"> The target disappeared early after peak </w:t>
        </w:r>
        <w:r w:rsidR="00FB4777">
          <w:lastRenderedPageBreak/>
          <w:t>(Long Occlusion) or late after peak (Short Occlusion)</w:t>
        </w:r>
      </w:ins>
      <w:ins w:id="107" w:author="Björn Jörges" w:date="2020-04-19T00:11:00Z">
        <w:r w:rsidR="006565BE">
          <w:t>. Each combination of parameters was presented 24 times for a total of 1344 trials.</w:t>
        </w:r>
      </w:ins>
      <w:ins w:id="108" w:author="Björn Jörges" w:date="2020-04-18T06:16:00Z">
        <w:r w:rsidR="00FB4777">
          <w:t xml:space="preserve"> </w:t>
        </w:r>
      </w:ins>
      <w:ins w:id="109" w:author="Björn Jörges" w:date="2020-04-19T00:11:00Z">
        <w:r w:rsidR="006565BE">
          <w:t>P</w:t>
        </w:r>
      </w:ins>
      <w:ins w:id="110" w:author="Björn Jörges" w:date="2020-04-18T06:16:00Z">
        <w:r w:rsidR="00FB4777">
          <w:t xml:space="preserve">articipants indicated by mouse click </w:t>
        </w:r>
      </w:ins>
      <w:ins w:id="111" w:author="Björn Jörges" w:date="2020-04-18T06:17:00Z">
        <w:r w:rsidR="00E6175B">
          <w:t>when</w:t>
        </w:r>
      </w:ins>
      <w:ins w:id="112" w:author="Björn Jörges" w:date="2020-05-03T19:25:00Z">
        <w:r w:rsidR="005F22BB">
          <w:t xml:space="preserve"> they thought</w:t>
        </w:r>
      </w:ins>
      <w:ins w:id="113" w:author="Björn Jörges" w:date="2020-04-18T06:17:00Z">
        <w:r w:rsidR="00E6175B">
          <w:t xml:space="preserve"> the target returned to </w:t>
        </w:r>
      </w:ins>
      <w:ins w:id="114" w:author="Björn Jörges" w:date="2020-05-03T19:25:00Z">
        <w:r w:rsidR="005F22BB">
          <w:t xml:space="preserve">its </w:t>
        </w:r>
      </w:ins>
      <w:ins w:id="115" w:author="Björn Jörges" w:date="2020-04-18T06:17:00Z">
        <w:r w:rsidR="00E6175B">
          <w:t xml:space="preserve">initial height. </w:t>
        </w:r>
        <w:r w:rsidR="007A6691">
          <w:t xml:space="preserve">The stimulus was </w:t>
        </w:r>
        <w:r w:rsidR="00E6175B">
          <w:t xml:space="preserve">presented </w:t>
        </w:r>
        <w:r w:rsidR="007A6691">
          <w:t xml:space="preserve">in </w:t>
        </w:r>
        <w:r w:rsidR="00E6175B">
          <w:t>an immersive 3D environment.</w:t>
        </w:r>
      </w:ins>
      <w:ins w:id="116" w:author="Björn Jörges" w:date="2020-04-18T17:23:00Z">
        <w:r w:rsidR="00CB296F">
          <w:t xml:space="preserve"> </w:t>
        </w:r>
        <w:r w:rsidR="00CB296F">
          <w:fldChar w:fldCharType="begin"/>
        </w:r>
        <w:r w:rsidR="00CB296F">
          <w:instrText xml:space="preserve"> REF _Ref37850406 \h </w:instrText>
        </w:r>
      </w:ins>
      <w:r w:rsidR="00CB296F">
        <w:fldChar w:fldCharType="separate"/>
      </w:r>
      <w:ins w:id="117" w:author="Björn Jörges" w:date="2020-04-18T17:23:00Z">
        <w:r w:rsidR="00CB296F" w:rsidRPr="00820822">
          <w:t xml:space="preserve">Figure </w:t>
        </w:r>
        <w:r w:rsidR="00CB296F">
          <w:rPr>
            <w:noProof/>
          </w:rPr>
          <w:t>2</w:t>
        </w:r>
        <w:r w:rsidR="00CB296F">
          <w:fldChar w:fldCharType="end"/>
        </w:r>
        <w:r w:rsidR="00CB296F">
          <w:t xml:space="preserve"> provides a 2D illustration of visual scene and target trajectories.</w:t>
        </w:r>
      </w:ins>
    </w:p>
    <w:p w14:paraId="2DF052F7" w14:textId="57BAF512" w:rsidR="008D72BE" w:rsidDel="00EE4218" w:rsidRDefault="008D72BE" w:rsidP="00BE7928">
      <w:pPr>
        <w:pStyle w:val="Heading2"/>
        <w:spacing w:line="480" w:lineRule="auto"/>
        <w:rPr>
          <w:del w:id="118" w:author="Björn Jörges" w:date="2020-04-18T05:52:00Z"/>
          <w:lang w:val="en-US"/>
        </w:rPr>
      </w:pPr>
      <w:del w:id="119" w:author="Björn Jörges" w:date="2020-04-18T05:52:00Z">
        <w:r w:rsidDel="00EE4218">
          <w:rPr>
            <w:lang w:val="en-US"/>
          </w:rPr>
          <w:delText>Participants</w:delText>
        </w:r>
      </w:del>
    </w:p>
    <w:p w14:paraId="77AB9D00" w14:textId="16901C74" w:rsidR="008D72BE" w:rsidDel="00EE4218" w:rsidRDefault="008D72BE" w:rsidP="00BE7928">
      <w:pPr>
        <w:spacing w:line="480" w:lineRule="auto"/>
        <w:jc w:val="both"/>
        <w:rPr>
          <w:del w:id="120" w:author="Björn Jörges" w:date="2020-04-18T05:52:00Z"/>
        </w:rPr>
      </w:pPr>
      <w:del w:id="121" w:author="Björn Jörges" w:date="2020-04-18T05:52:00Z">
        <w:r w:rsidDel="00EE4218">
          <w:delText xml:space="preserve">A total of </w:delText>
        </w:r>
        <w:r w:rsidR="00B117EC" w:rsidDel="00EE4218">
          <w:delText xml:space="preserve">ten </w:delText>
        </w:r>
        <w:r w:rsidDel="00EE4218">
          <w:delText>(n = 10</w:delText>
        </w:r>
        <w:r w:rsidRPr="00C6356F" w:rsidDel="00EE4218">
          <w:delText xml:space="preserve">) participants performed the task, among </w:delText>
        </w:r>
        <w:r w:rsidDel="00EE4218">
          <w:delText>which</w:delText>
        </w:r>
        <w:r w:rsidRPr="00C6356F" w:rsidDel="00EE4218">
          <w:delText xml:space="preserve"> </w:delText>
        </w:r>
        <w:r w:rsidDel="00EE4218">
          <w:delText>one</w:delText>
        </w:r>
        <w:r w:rsidRPr="00C6356F" w:rsidDel="00EE4218">
          <w:delText xml:space="preserve"> of the authors (BJ). All had normal or corrected-to-normal vision. The </w:delText>
        </w:r>
      </w:del>
      <w:del w:id="122" w:author="Björn Jörges" w:date="2020-04-15T13:23:00Z">
        <w:r w:rsidRPr="00C6356F" w:rsidDel="00E64FF5">
          <w:delText xml:space="preserve">remaining </w:delText>
        </w:r>
      </w:del>
      <w:del w:id="123" w:author="Björn Jörges" w:date="2020-04-18T05:52:00Z">
        <w:r w:rsidRPr="00C6356F" w:rsidDel="00EE4218">
          <w:delText xml:space="preserve">participants were in an age range of </w:delText>
        </w:r>
        <w:r w:rsidDel="00EE4218">
          <w:delText>23</w:delText>
        </w:r>
        <w:r w:rsidRPr="00C6356F" w:rsidDel="00EE4218">
          <w:delText xml:space="preserve"> and </w:delText>
        </w:r>
        <w:r w:rsidDel="00EE4218">
          <w:delText>34</w:delText>
        </w:r>
        <w:r w:rsidRPr="00C6356F" w:rsidDel="00EE4218">
          <w:delText xml:space="preserve"> years</w:delText>
        </w:r>
        <w:r w:rsidR="004A436E" w:rsidDel="00EE4218">
          <w:delText xml:space="preserve">, of which </w:delText>
        </w:r>
        <w:r w:rsidR="001876A9" w:rsidDel="00EE4218">
          <w:delText>three</w:delText>
        </w:r>
        <w:r w:rsidRPr="00C6356F" w:rsidDel="00EE4218">
          <w:delText xml:space="preserve"> (n</w:delText>
        </w:r>
        <w:r w:rsidR="00B117EC" w:rsidDel="00EE4218">
          <w:delText> </w:delText>
        </w:r>
        <w:r w:rsidRPr="00C6356F" w:rsidDel="00EE4218">
          <w:delText>=</w:delText>
        </w:r>
        <w:r w:rsidR="00B117EC" w:rsidDel="00EE4218">
          <w:delText> </w:delText>
        </w:r>
        <w:r w:rsidR="001876A9" w:rsidDel="00EE4218">
          <w:delText>3</w:delText>
        </w:r>
        <w:r w:rsidRPr="00C6356F" w:rsidDel="00EE4218">
          <w:delText xml:space="preserve">) </w:delText>
        </w:r>
        <w:r w:rsidR="00B117EC" w:rsidDel="00EE4218">
          <w:delText>self-identified as women</w:delText>
        </w:r>
        <w:r w:rsidR="004A436E" w:rsidDel="00EE4218">
          <w:delText xml:space="preserve"> and </w:delText>
        </w:r>
        <w:r w:rsidR="001876A9" w:rsidDel="00EE4218">
          <w:delText>seven</w:delText>
        </w:r>
        <w:r w:rsidR="004A436E" w:rsidDel="00EE4218">
          <w:delText xml:space="preserve"> (n = </w:delText>
        </w:r>
        <w:r w:rsidR="001876A9" w:rsidDel="00EE4218">
          <w:delText>7</w:delText>
        </w:r>
        <w:r w:rsidR="004A436E" w:rsidDel="00EE4218">
          <w:delText>) self-identified as men</w:delText>
        </w:r>
        <w:r w:rsidRPr="00C6356F" w:rsidDel="00EE4218">
          <w:delText xml:space="preserve">. All participants gave their informed consent. The research in this study </w:delText>
        </w:r>
        <w:r w:rsidR="004A436E" w:rsidDel="00EE4218">
          <w:delText>was</w:delText>
        </w:r>
        <w:r w:rsidRPr="00C6356F" w:rsidDel="00EE4218">
          <w:delText xml:space="preserve"> part of an ongoing research program that has been approved by the local ethics committee of the University of Barcelona. The experiment was conducted in accordance with the Code of Ethics of the World Medical Association (Declaration of Helsinki).</w:delText>
        </w:r>
      </w:del>
    </w:p>
    <w:p w14:paraId="5BFD0E2E" w14:textId="31A03C86" w:rsidR="004A0054" w:rsidDel="00EE4218" w:rsidRDefault="004A0054" w:rsidP="00BE7928">
      <w:pPr>
        <w:spacing w:line="480" w:lineRule="auto"/>
        <w:jc w:val="both"/>
        <w:rPr>
          <w:del w:id="124" w:author="Björn Jörges" w:date="2020-04-18T05:52:00Z"/>
        </w:rPr>
      </w:pPr>
    </w:p>
    <w:p w14:paraId="0DB30FF3" w14:textId="5D47975D" w:rsidR="008D72BE" w:rsidRPr="00CC580F" w:rsidDel="00EE4218" w:rsidRDefault="008D72BE" w:rsidP="00BE7928">
      <w:pPr>
        <w:pStyle w:val="Heading2"/>
        <w:spacing w:line="480" w:lineRule="auto"/>
        <w:rPr>
          <w:del w:id="125" w:author="Björn Jörges" w:date="2020-04-18T05:52:00Z"/>
          <w:lang w:val="en-US"/>
        </w:rPr>
      </w:pPr>
      <w:del w:id="126" w:author="Björn Jörges" w:date="2020-04-18T05:52:00Z">
        <w:r w:rsidDel="00EE4218">
          <w:rPr>
            <w:lang w:val="en-US"/>
          </w:rPr>
          <w:delText>Stimuli</w:delText>
        </w:r>
      </w:del>
    </w:p>
    <w:p w14:paraId="29779600" w14:textId="04F9DC1C" w:rsidR="008D72BE" w:rsidDel="00EE4218" w:rsidRDefault="008D72BE" w:rsidP="00BE7928">
      <w:pPr>
        <w:keepNext/>
        <w:spacing w:line="480" w:lineRule="auto"/>
        <w:jc w:val="both"/>
        <w:rPr>
          <w:del w:id="127" w:author="Björn Jörges" w:date="2020-04-18T05:52:00Z"/>
        </w:rPr>
      </w:pPr>
      <w:del w:id="128" w:author="Björn Jörges" w:date="2020-04-18T05:52:00Z">
        <w:r w:rsidRPr="00DA4DDD" w:rsidDel="00EE4218">
          <w:delText>We present</w:delText>
        </w:r>
        <w:r w:rsidDel="00EE4218">
          <w:delText>ed</w:delText>
        </w:r>
        <w:r w:rsidRPr="00DA4DDD" w:rsidDel="00EE4218">
          <w:delText xml:space="preserve"> participants with targets of tennis ball size (radius</w:delText>
        </w:r>
        <w:r w:rsidDel="00EE4218">
          <w:delText> </w:delText>
        </w:r>
        <w:r w:rsidRPr="00DA4DDD" w:rsidDel="00EE4218">
          <w:delText>=</w:delText>
        </w:r>
        <w:r w:rsidDel="00EE4218">
          <w:delText> </w:delText>
        </w:r>
        <w:r w:rsidRPr="00DA4DDD" w:rsidDel="00EE4218">
          <w:delText>0.033</w:delText>
        </w:r>
        <w:r w:rsidDel="00EE4218">
          <w:delText> </w:delText>
        </w:r>
        <w:r w:rsidRPr="00DA4DDD" w:rsidDel="00EE4218">
          <w:delText>m)</w:delText>
        </w:r>
        <w:r w:rsidDel="00EE4218">
          <w:delText xml:space="preserve">, </w:delText>
        </w:r>
        <w:r w:rsidRPr="00DA4DDD" w:rsidDel="00EE4218">
          <w:delText xml:space="preserve">shape </w:delText>
        </w:r>
        <w:r w:rsidDel="00EE4218">
          <w:delText xml:space="preserve">and texture </w:delText>
        </w:r>
        <w:r w:rsidRPr="00DA4DDD" w:rsidDel="00EE4218">
          <w:delText>that move</w:delText>
        </w:r>
        <w:r w:rsidDel="00EE4218">
          <w:delText>d</w:delText>
        </w:r>
        <w:r w:rsidRPr="00DA4DDD" w:rsidDel="00EE4218">
          <w:delText xml:space="preserve"> on parabolic trajectories. The trajectories </w:delText>
        </w:r>
        <w:r w:rsidDel="00EE4218">
          <w:delText xml:space="preserve">were </w:delText>
        </w:r>
        <w:r w:rsidRPr="00DA4DDD" w:rsidDel="00EE4218">
          <w:delText>determined by the gravity levels (0.7,</w:delText>
        </w:r>
        <w:r w:rsidR="001A57F8" w:rsidDel="00EE4218">
          <w:delText> </w:delText>
        </w:r>
        <w:r w:rsidRPr="00DA4DDD" w:rsidDel="00EE4218">
          <w:delText>0.85,</w:delText>
        </w:r>
        <w:r w:rsidR="001A57F8" w:rsidDel="00EE4218">
          <w:delText> </w:delText>
        </w:r>
        <w:r w:rsidRPr="00DA4DDD" w:rsidDel="00EE4218">
          <w:delText>1,</w:delText>
        </w:r>
        <w:r w:rsidR="001A57F8" w:rsidDel="00EE4218">
          <w:delText> </w:delText>
        </w:r>
        <w:r w:rsidRPr="00DA4DDD" w:rsidDel="00EE4218">
          <w:delText>1.15,</w:delText>
        </w:r>
        <w:r w:rsidR="001A57F8" w:rsidDel="00EE4218">
          <w:delText> </w:delText>
        </w:r>
        <w:r w:rsidRPr="00DA4DDD" w:rsidDel="00EE4218">
          <w:delText>1.3g,</w:delText>
        </w:r>
        <w:r w:rsidR="001A57F8" w:rsidDel="00EE4218">
          <w:delText xml:space="preserve"> </w:delText>
        </w:r>
        <w:r w:rsidRPr="00DA4DDD" w:rsidDel="00EE4218">
          <w:delText>-1g), the initial</w:delText>
        </w:r>
        <w:r w:rsidRPr="006B21E5" w:rsidDel="00EE4218">
          <w:delText xml:space="preserve"> vertical</w:delText>
        </w:r>
        <w:r w:rsidRPr="00DA4DDD" w:rsidDel="00EE4218">
          <w:delText xml:space="preserve"> velocities (4.5 and 6 m/s) and the initial horizontal velocities (3 and 4 m/s). The different kinetic profiles, as well as the occlusion condition (Short Occlusion: last 20-25%; Long Occlusion: last 45-50% of the trajectory), </w:delText>
        </w:r>
        <w:r w:rsidDel="00EE4218">
          <w:delText>were</w:delText>
        </w:r>
        <w:r w:rsidRPr="00DA4DDD" w:rsidDel="00EE4218">
          <w:delText xml:space="preserve"> presented in random order, but the method guarantee</w:delText>
        </w:r>
        <w:r w:rsidDel="00EE4218">
          <w:delText>d</w:delText>
        </w:r>
        <w:r w:rsidRPr="00DA4DDD" w:rsidDel="00EE4218">
          <w:delText xml:space="preserve"> that each combination </w:delText>
        </w:r>
        <w:r w:rsidDel="00EE4218">
          <w:delText xml:space="preserve">was </w:delText>
        </w:r>
        <w:r w:rsidRPr="00DA4DDD" w:rsidDel="00EE4218">
          <w:delText xml:space="preserve">presented the same amount of times. The parabolas </w:delText>
        </w:r>
        <w:r w:rsidDel="00EE4218">
          <w:delText xml:space="preserve">were </w:delText>
        </w:r>
        <w:r w:rsidRPr="00DA4DDD" w:rsidDel="00EE4218">
          <w:delText xml:space="preserve">presented in the fronto-parallel plane with no change in </w:delText>
        </w:r>
        <w:r w:rsidDel="00EE4218">
          <w:delText>depth</w:delText>
        </w:r>
        <w:r w:rsidRPr="00DA4DDD" w:rsidDel="00EE4218">
          <w:delText xml:space="preserve">. Air resistance </w:delText>
        </w:r>
        <w:r w:rsidDel="00EE4218">
          <w:delText xml:space="preserve">was </w:delText>
        </w:r>
        <w:r w:rsidRPr="00DA4DDD" w:rsidDel="00EE4218">
          <w:delText>simulated to provide a more realistic stimulus.</w:delText>
        </w:r>
        <w:r w:rsidDel="00EE4218">
          <w:delText xml:space="preserve"> The following equations </w:delText>
        </w:r>
        <w:r w:rsidDel="00EE4218">
          <w:lastRenderedPageBreak/>
          <w:delText>(</w:delText>
        </w:r>
        <w:r w:rsidR="000A5C20" w:rsidDel="00EE4218">
          <w:fldChar w:fldCharType="begin"/>
        </w:r>
        <w:r w:rsidR="000A5C20" w:rsidDel="00EE4218">
          <w:delInstrText xml:space="preserve"> HYPERLINK "http://www.demonstrations.wolfram.com/ProjectileWithAirDrag/" </w:delInstrText>
        </w:r>
        <w:r w:rsidR="000A5C20" w:rsidDel="00EE4218">
          <w:fldChar w:fldCharType="separate"/>
        </w:r>
        <w:r w:rsidRPr="00E112AC" w:rsidDel="00EE4218">
          <w:rPr>
            <w:rStyle w:val="Hyperlink"/>
          </w:rPr>
          <w:delText>http://www.demonstrations.wolfram.com/ProjectileWithAirDrag/</w:delText>
        </w:r>
        <w:r w:rsidR="000A5C20" w:rsidDel="00EE4218">
          <w:rPr>
            <w:rStyle w:val="Hyperlink"/>
          </w:rPr>
          <w:fldChar w:fldCharType="end"/>
        </w:r>
        <w:r w:rsidRPr="00E112AC" w:rsidDel="00EE4218">
          <w:delText xml:space="preserve">) </w:delText>
        </w:r>
        <w:r w:rsidDel="00EE4218">
          <w:delText xml:space="preserve">determine the x position of the target in time </w:delText>
        </w:r>
        <w:r w:rsidRPr="00E112AC" w:rsidDel="00EE4218">
          <w:rPr>
            <w:i/>
          </w:rPr>
          <w:delText>x(t)</w:delText>
        </w:r>
        <w:r w:rsidDel="00EE4218">
          <w:delText xml:space="preserve">, and the y position of the target in time </w:delText>
        </w:r>
        <w:r w:rsidRPr="00E112AC" w:rsidDel="00EE4218">
          <w:rPr>
            <w:i/>
          </w:rPr>
          <w:delText>y(t)</w:delText>
        </w:r>
        <w:r w:rsidDel="00EE4218">
          <w:delText>, respectively, including air resistance:</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rsidDel="00EE4218" w14:paraId="508AC5A3" w14:textId="7BB73D32" w:rsidTr="00334100">
        <w:trPr>
          <w:trHeight w:val="376"/>
          <w:del w:id="129" w:author="Björn Jörges" w:date="2020-04-18T05:52:00Z"/>
        </w:trPr>
        <w:tc>
          <w:tcPr>
            <w:tcW w:w="8314" w:type="dxa"/>
            <w:shd w:val="clear" w:color="auto" w:fill="FFFFFF" w:themeFill="background1"/>
            <w:vAlign w:val="center"/>
          </w:tcPr>
          <w:p w14:paraId="6BC244BB" w14:textId="1DE6193A" w:rsidR="008D72BE" w:rsidRPr="00277A48" w:rsidDel="00EE4218" w:rsidRDefault="008D72BE" w:rsidP="00BE7928">
            <w:pPr>
              <w:pStyle w:val="MaterialsandMethodsText"/>
              <w:spacing w:line="480" w:lineRule="auto"/>
              <w:rPr>
                <w:del w:id="130" w:author="Björn Jörges" w:date="2020-04-18T05:52:00Z"/>
              </w:rPr>
            </w:pPr>
            <m:oMathPara>
              <m:oMath>
                <m:r>
                  <w:del w:id="131" w:author="Björn Jörges" w:date="2020-04-18T05:52:00Z">
                    <w:rPr>
                      <w:rFonts w:ascii="Cambria Math" w:hAnsi="Cambria Math"/>
                    </w:rPr>
                    <m:t>x</m:t>
                  </w:del>
                </m:r>
                <m:d>
                  <m:dPr>
                    <m:ctrlPr>
                      <w:del w:id="132" w:author="Björn Jörges" w:date="2020-04-18T05:52:00Z">
                        <w:rPr>
                          <w:rFonts w:ascii="Cambria Math" w:hAnsi="Cambria Math"/>
                          <w:i/>
                        </w:rPr>
                      </w:del>
                    </m:ctrlPr>
                  </m:dPr>
                  <m:e>
                    <m:r>
                      <w:del w:id="133" w:author="Björn Jörges" w:date="2020-04-18T05:52:00Z">
                        <w:rPr>
                          <w:rFonts w:ascii="Cambria Math" w:hAnsi="Cambria Math"/>
                        </w:rPr>
                        <m:t>t</m:t>
                      </w:del>
                    </m:r>
                  </m:e>
                </m:d>
                <m:r>
                  <w:del w:id="134" w:author="Björn Jörges" w:date="2020-04-18T05:52:00Z">
                    <w:rPr>
                      <w:rFonts w:ascii="Cambria Math" w:hAnsi="Cambria Math"/>
                    </w:rPr>
                    <m:t xml:space="preserve">= </m:t>
                  </w:del>
                </m:r>
                <m:f>
                  <m:fPr>
                    <m:ctrlPr>
                      <w:del w:id="135" w:author="Björn Jörges" w:date="2020-04-18T05:52:00Z">
                        <w:rPr>
                          <w:rFonts w:ascii="Cambria Math" w:hAnsi="Cambria Math"/>
                          <w:i/>
                        </w:rPr>
                      </w:del>
                    </m:ctrlPr>
                  </m:fPr>
                  <m:num>
                    <m:sSup>
                      <m:sSupPr>
                        <m:ctrlPr>
                          <w:del w:id="136" w:author="Björn Jörges" w:date="2020-04-18T05:52:00Z">
                            <w:rPr>
                              <w:rFonts w:ascii="Cambria Math" w:eastAsia="MS Mincho" w:hAnsi="Cambria Math"/>
                              <w:i/>
                              <w:szCs w:val="16"/>
                            </w:rPr>
                          </w:del>
                        </m:ctrlPr>
                      </m:sSupPr>
                      <m:e>
                        <m:d>
                          <m:dPr>
                            <m:ctrlPr>
                              <w:del w:id="137" w:author="Björn Jörges" w:date="2020-04-18T05:52:00Z">
                                <w:rPr>
                                  <w:rFonts w:ascii="Cambria Math" w:eastAsia="MS Mincho" w:hAnsi="Cambria Math"/>
                                  <w:i/>
                                  <w:szCs w:val="16"/>
                                </w:rPr>
                              </w:del>
                            </m:ctrlPr>
                          </m:dPr>
                          <m:e>
                            <m:sSup>
                              <m:sSupPr>
                                <m:ctrlPr>
                                  <w:del w:id="138" w:author="Björn Jörges" w:date="2020-04-18T05:52:00Z">
                                    <w:rPr>
                                      <w:rFonts w:ascii="Cambria Math" w:hAnsi="Cambria Math"/>
                                      <w:i/>
                                      <w:lang w:val="de-DE"/>
                                    </w:rPr>
                                  </w:del>
                                </m:ctrlPr>
                              </m:sSupPr>
                              <m:e>
                                <m:sSub>
                                  <m:sSubPr>
                                    <m:ctrlPr>
                                      <w:del w:id="139" w:author="Björn Jörges" w:date="2020-04-18T05:52:00Z">
                                        <w:rPr>
                                          <w:rFonts w:ascii="Cambria Math" w:hAnsi="Cambria Math"/>
                                          <w:i/>
                                          <w:lang w:val="de-DE"/>
                                        </w:rPr>
                                      </w:del>
                                    </m:ctrlPr>
                                  </m:sSubPr>
                                  <m:e>
                                    <m:r>
                                      <w:del w:id="140" w:author="Björn Jörges" w:date="2020-04-18T05:52:00Z">
                                        <w:rPr>
                                          <w:rFonts w:ascii="Cambria Math" w:hAnsi="Cambria Math"/>
                                          <w:lang w:val="de-DE"/>
                                        </w:rPr>
                                        <m:t>v</m:t>
                                      </w:del>
                                    </m:r>
                                  </m:e>
                                  <m:sub>
                                    <m:r>
                                      <w:del w:id="141" w:author="Björn Jörges" w:date="2020-04-18T05:52:00Z">
                                        <w:rPr>
                                          <w:rFonts w:ascii="Cambria Math" w:hAnsi="Cambria Math"/>
                                          <w:lang w:val="de-DE"/>
                                        </w:rPr>
                                        <m:t>xi</m:t>
                                      </w:del>
                                    </m:r>
                                  </m:sub>
                                </m:sSub>
                              </m:e>
                              <m:sup>
                                <m:r>
                                  <w:del w:id="142" w:author="Björn Jörges" w:date="2020-04-18T05:52:00Z">
                                    <w:rPr>
                                      <w:rFonts w:ascii="Cambria Math" w:hAnsi="Cambria Math"/>
                                      <w:rPrChange w:id="143" w:author="Björn Jörges" w:date="2020-04-18T05:52:00Z">
                                        <w:rPr>
                                          <w:rFonts w:ascii="Cambria Math" w:hAnsi="Cambria Math"/>
                                          <w:lang w:val="de-DE"/>
                                        </w:rPr>
                                      </w:rPrChange>
                                    </w:rPr>
                                    <m:t>2</m:t>
                                  </w:del>
                                </m:r>
                              </m:sup>
                            </m:sSup>
                            <m:r>
                              <w:del w:id="144" w:author="Björn Jörges" w:date="2020-04-18T05:52:00Z">
                                <w:rPr>
                                  <w:rFonts w:ascii="Cambria Math" w:hAnsi="Cambria Math"/>
                                  <w:rPrChange w:id="145" w:author="Björn Jörges" w:date="2020-04-18T05:52:00Z">
                                    <w:rPr>
                                      <w:rFonts w:ascii="Cambria Math" w:hAnsi="Cambria Math"/>
                                      <w:lang w:val="de-DE"/>
                                    </w:rPr>
                                  </w:rPrChange>
                                </w:rPr>
                                <m:t>+</m:t>
                              </w:del>
                            </m:r>
                            <m:sSup>
                              <m:sSupPr>
                                <m:ctrlPr>
                                  <w:del w:id="146" w:author="Björn Jörges" w:date="2020-04-18T05:52:00Z">
                                    <w:rPr>
                                      <w:rFonts w:ascii="Cambria Math" w:hAnsi="Cambria Math"/>
                                      <w:i/>
                                      <w:lang w:val="de-DE"/>
                                    </w:rPr>
                                  </w:del>
                                </m:ctrlPr>
                              </m:sSupPr>
                              <m:e>
                                <m:sSub>
                                  <m:sSubPr>
                                    <m:ctrlPr>
                                      <w:del w:id="147" w:author="Björn Jörges" w:date="2020-04-18T05:52:00Z">
                                        <w:rPr>
                                          <w:rFonts w:ascii="Cambria Math" w:hAnsi="Cambria Math"/>
                                          <w:i/>
                                          <w:lang w:val="de-DE"/>
                                        </w:rPr>
                                      </w:del>
                                    </m:ctrlPr>
                                  </m:sSubPr>
                                  <m:e>
                                    <m:r>
                                      <w:del w:id="148" w:author="Björn Jörges" w:date="2020-04-18T05:52:00Z">
                                        <w:rPr>
                                          <w:rFonts w:ascii="Cambria Math" w:hAnsi="Cambria Math"/>
                                          <w:lang w:val="de-DE"/>
                                        </w:rPr>
                                        <m:t>v</m:t>
                                      </w:del>
                                    </m:r>
                                  </m:e>
                                  <m:sub>
                                    <m:r>
                                      <w:del w:id="149" w:author="Björn Jörges" w:date="2020-04-18T05:52:00Z">
                                        <w:rPr>
                                          <w:rFonts w:ascii="Cambria Math" w:hAnsi="Cambria Math"/>
                                          <w:lang w:val="de-DE"/>
                                        </w:rPr>
                                        <m:t>yi</m:t>
                                      </w:del>
                                    </m:r>
                                  </m:sub>
                                </m:sSub>
                              </m:e>
                              <m:sup>
                                <m:r>
                                  <w:del w:id="150" w:author="Björn Jörges" w:date="2020-04-18T05:52:00Z">
                                    <w:rPr>
                                      <w:rFonts w:ascii="Cambria Math" w:hAnsi="Cambria Math"/>
                                      <w:rPrChange w:id="151" w:author="Björn Jörges" w:date="2020-04-18T05:52:00Z">
                                        <w:rPr>
                                          <w:rFonts w:ascii="Cambria Math" w:hAnsi="Cambria Math"/>
                                          <w:lang w:val="de-DE"/>
                                        </w:rPr>
                                      </w:rPrChange>
                                    </w:rPr>
                                    <m:t>2</m:t>
                                  </w:del>
                                </m:r>
                              </m:sup>
                            </m:sSup>
                          </m:e>
                        </m:d>
                      </m:e>
                      <m:sup>
                        <m:r>
                          <w:del w:id="152" w:author="Björn Jörges" w:date="2020-04-18T05:52:00Z">
                            <w:rPr>
                              <w:rFonts w:ascii="Cambria Math" w:eastAsia="MS Mincho" w:hAnsi="Cambria Math"/>
                              <w:szCs w:val="16"/>
                            </w:rPr>
                            <m:t>0.5</m:t>
                          </w:del>
                        </m:r>
                      </m:sup>
                    </m:sSup>
                    <m:r>
                      <w:del w:id="153" w:author="Björn Jörges" w:date="2020-04-18T05:52:00Z">
                        <w:rPr>
                          <w:rFonts w:ascii="Cambria Math" w:hAnsi="Cambria Math"/>
                        </w:rPr>
                        <m:t>*m*g</m:t>
                      </w:del>
                    </m:r>
                  </m:num>
                  <m:den>
                    <m:r>
                      <w:del w:id="154" w:author="Björn Jörges" w:date="2020-04-18T05:52:00Z">
                        <w:rPr>
                          <w:rFonts w:ascii="Cambria Math" w:hAnsi="Cambria Math"/>
                        </w:rPr>
                        <m:t>g*c</m:t>
                      </w:del>
                    </m:r>
                  </m:den>
                </m:f>
                <m:r>
                  <w:del w:id="155" w:author="Björn Jörges" w:date="2020-04-18T05:52:00Z">
                    <w:rPr>
                      <w:rFonts w:ascii="Cambria Math" w:hAnsi="Cambria Math"/>
                    </w:rPr>
                    <m:t>*</m:t>
                  </w:del>
                </m:r>
                <m:func>
                  <m:funcPr>
                    <m:ctrlPr>
                      <w:del w:id="156" w:author="Björn Jörges" w:date="2020-04-18T05:52:00Z">
                        <w:rPr>
                          <w:rFonts w:ascii="Cambria Math" w:hAnsi="Cambria Math"/>
                        </w:rPr>
                      </w:del>
                    </m:ctrlPr>
                  </m:funcPr>
                  <m:fName>
                    <m:r>
                      <w:del w:id="157" w:author="Björn Jörges" w:date="2020-04-18T05:52:00Z">
                        <m:rPr>
                          <m:sty m:val="p"/>
                        </m:rPr>
                        <w:rPr>
                          <w:rFonts w:ascii="Cambria Math" w:hAnsi="Cambria Math"/>
                        </w:rPr>
                        <m:t>cos</m:t>
                      </w:del>
                    </m:r>
                    <m:ctrlPr>
                      <w:del w:id="158" w:author="Björn Jörges" w:date="2020-04-18T05:52:00Z">
                        <w:rPr>
                          <w:rFonts w:ascii="Cambria Math" w:hAnsi="Cambria Math"/>
                          <w:i/>
                        </w:rPr>
                      </w:del>
                    </m:ctrlPr>
                  </m:fName>
                  <m:e>
                    <m:d>
                      <m:dPr>
                        <m:ctrlPr>
                          <w:del w:id="159" w:author="Björn Jörges" w:date="2020-04-18T05:52:00Z">
                            <w:rPr>
                              <w:rFonts w:ascii="Cambria Math" w:hAnsi="Cambria Math"/>
                              <w:i/>
                            </w:rPr>
                          </w:del>
                        </m:ctrlPr>
                      </m:dPr>
                      <m:e>
                        <m:func>
                          <m:funcPr>
                            <m:ctrlPr>
                              <w:del w:id="160" w:author="Björn Jörges" w:date="2020-04-18T05:52:00Z">
                                <w:rPr>
                                  <w:rFonts w:ascii="Cambria Math" w:hAnsi="Cambria Math"/>
                                </w:rPr>
                              </w:del>
                            </m:ctrlPr>
                          </m:funcPr>
                          <m:fName>
                            <m:r>
                              <w:del w:id="161" w:author="Björn Jörges" w:date="2020-04-18T05:52:00Z">
                                <m:rPr>
                                  <m:sty m:val="p"/>
                                </m:rPr>
                                <w:rPr>
                                  <w:rFonts w:ascii="Cambria Math" w:hAnsi="Cambria Math"/>
                                </w:rPr>
                                <m:t>asin</m:t>
                              </w:del>
                            </m:r>
                            <m:ctrlPr>
                              <w:del w:id="162" w:author="Björn Jörges" w:date="2020-04-18T05:52:00Z">
                                <w:rPr>
                                  <w:rFonts w:ascii="Cambria Math" w:hAnsi="Cambria Math"/>
                                  <w:i/>
                                </w:rPr>
                              </w:del>
                            </m:ctrlPr>
                          </m:fName>
                          <m:e>
                            <m:d>
                              <m:dPr>
                                <m:ctrlPr>
                                  <w:del w:id="163" w:author="Björn Jörges" w:date="2020-04-18T05:52:00Z">
                                    <w:rPr>
                                      <w:rFonts w:ascii="Cambria Math" w:hAnsi="Cambria Math"/>
                                      <w:i/>
                                    </w:rPr>
                                  </w:del>
                                </m:ctrlPr>
                              </m:dPr>
                              <m:e>
                                <m:f>
                                  <m:fPr>
                                    <m:ctrlPr>
                                      <w:del w:id="164" w:author="Björn Jörges" w:date="2020-04-18T05:52:00Z">
                                        <w:rPr>
                                          <w:rFonts w:ascii="Cambria Math" w:hAnsi="Cambria Math"/>
                                          <w:i/>
                                        </w:rPr>
                                      </w:del>
                                    </m:ctrlPr>
                                  </m:fPr>
                                  <m:num>
                                    <m:sSub>
                                      <m:sSubPr>
                                        <m:ctrlPr>
                                          <w:del w:id="165" w:author="Björn Jörges" w:date="2020-04-18T05:52:00Z">
                                            <w:rPr>
                                              <w:rFonts w:ascii="Cambria Math" w:hAnsi="Cambria Math"/>
                                              <w:i/>
                                              <w:lang w:val="de-DE"/>
                                            </w:rPr>
                                          </w:del>
                                        </m:ctrlPr>
                                      </m:sSubPr>
                                      <m:e>
                                        <m:r>
                                          <w:del w:id="166" w:author="Björn Jörges" w:date="2020-04-18T05:52:00Z">
                                            <w:rPr>
                                              <w:rFonts w:ascii="Cambria Math" w:hAnsi="Cambria Math"/>
                                              <w:lang w:val="de-DE"/>
                                            </w:rPr>
                                            <m:t>v</m:t>
                                          </w:del>
                                        </m:r>
                                      </m:e>
                                      <m:sub>
                                        <m:r>
                                          <w:del w:id="167" w:author="Björn Jörges" w:date="2020-04-18T05:52:00Z">
                                            <w:rPr>
                                              <w:rFonts w:ascii="Cambria Math" w:hAnsi="Cambria Math"/>
                                              <w:lang w:val="de-DE"/>
                                            </w:rPr>
                                            <m:t>yi</m:t>
                                          </w:del>
                                        </m:r>
                                      </m:sub>
                                    </m:sSub>
                                  </m:num>
                                  <m:den>
                                    <m:sSup>
                                      <m:sSupPr>
                                        <m:ctrlPr>
                                          <w:del w:id="168" w:author="Björn Jörges" w:date="2020-04-18T05:52:00Z">
                                            <w:rPr>
                                              <w:rFonts w:ascii="Cambria Math" w:eastAsia="MS Mincho" w:hAnsi="Cambria Math"/>
                                              <w:i/>
                                              <w:szCs w:val="16"/>
                                            </w:rPr>
                                          </w:del>
                                        </m:ctrlPr>
                                      </m:sSupPr>
                                      <m:e>
                                        <m:d>
                                          <m:dPr>
                                            <m:ctrlPr>
                                              <w:del w:id="169" w:author="Björn Jörges" w:date="2020-04-18T05:52:00Z">
                                                <w:rPr>
                                                  <w:rFonts w:ascii="Cambria Math" w:eastAsia="MS Mincho" w:hAnsi="Cambria Math"/>
                                                  <w:i/>
                                                  <w:szCs w:val="16"/>
                                                </w:rPr>
                                              </w:del>
                                            </m:ctrlPr>
                                          </m:dPr>
                                          <m:e>
                                            <m:sSup>
                                              <m:sSupPr>
                                                <m:ctrlPr>
                                                  <w:del w:id="170" w:author="Björn Jörges" w:date="2020-04-18T05:52:00Z">
                                                    <w:rPr>
                                                      <w:rFonts w:ascii="Cambria Math" w:hAnsi="Cambria Math"/>
                                                      <w:i/>
                                                      <w:lang w:val="de-DE"/>
                                                    </w:rPr>
                                                  </w:del>
                                                </m:ctrlPr>
                                              </m:sSupPr>
                                              <m:e>
                                                <m:sSub>
                                                  <m:sSubPr>
                                                    <m:ctrlPr>
                                                      <w:del w:id="171" w:author="Björn Jörges" w:date="2020-04-18T05:52:00Z">
                                                        <w:rPr>
                                                          <w:rFonts w:ascii="Cambria Math" w:hAnsi="Cambria Math"/>
                                                          <w:i/>
                                                          <w:lang w:val="de-DE"/>
                                                        </w:rPr>
                                                      </w:del>
                                                    </m:ctrlPr>
                                                  </m:sSubPr>
                                                  <m:e>
                                                    <m:r>
                                                      <w:del w:id="172" w:author="Björn Jörges" w:date="2020-04-18T05:52:00Z">
                                                        <w:rPr>
                                                          <w:rFonts w:ascii="Cambria Math" w:hAnsi="Cambria Math"/>
                                                          <w:lang w:val="de-DE"/>
                                                        </w:rPr>
                                                        <m:t>v</m:t>
                                                      </w:del>
                                                    </m:r>
                                                  </m:e>
                                                  <m:sub>
                                                    <m:r>
                                                      <w:del w:id="173" w:author="Björn Jörges" w:date="2020-04-18T05:52:00Z">
                                                        <w:rPr>
                                                          <w:rFonts w:ascii="Cambria Math" w:hAnsi="Cambria Math"/>
                                                          <w:lang w:val="de-DE"/>
                                                        </w:rPr>
                                                        <m:t>xi</m:t>
                                                      </w:del>
                                                    </m:r>
                                                  </m:sub>
                                                </m:sSub>
                                              </m:e>
                                              <m:sup>
                                                <m:r>
                                                  <w:del w:id="174" w:author="Björn Jörges" w:date="2020-04-18T05:52:00Z">
                                                    <w:rPr>
                                                      <w:rFonts w:ascii="Cambria Math" w:hAnsi="Cambria Math"/>
                                                      <w:rPrChange w:id="175" w:author="Björn Jörges" w:date="2020-04-18T05:52:00Z">
                                                        <w:rPr>
                                                          <w:rFonts w:ascii="Cambria Math" w:hAnsi="Cambria Math"/>
                                                          <w:lang w:val="de-DE"/>
                                                        </w:rPr>
                                                      </w:rPrChange>
                                                    </w:rPr>
                                                    <m:t>2</m:t>
                                                  </w:del>
                                                </m:r>
                                              </m:sup>
                                            </m:sSup>
                                            <m:r>
                                              <w:del w:id="176" w:author="Björn Jörges" w:date="2020-04-18T05:52:00Z">
                                                <w:rPr>
                                                  <w:rFonts w:ascii="Cambria Math" w:hAnsi="Cambria Math"/>
                                                  <w:rPrChange w:id="177" w:author="Björn Jörges" w:date="2020-04-18T05:52:00Z">
                                                    <w:rPr>
                                                      <w:rFonts w:ascii="Cambria Math" w:hAnsi="Cambria Math"/>
                                                      <w:lang w:val="de-DE"/>
                                                    </w:rPr>
                                                  </w:rPrChange>
                                                </w:rPr>
                                                <m:t>+</m:t>
                                              </w:del>
                                            </m:r>
                                            <m:sSup>
                                              <m:sSupPr>
                                                <m:ctrlPr>
                                                  <w:del w:id="178" w:author="Björn Jörges" w:date="2020-04-18T05:52:00Z">
                                                    <w:rPr>
                                                      <w:rFonts w:ascii="Cambria Math" w:hAnsi="Cambria Math"/>
                                                      <w:i/>
                                                      <w:lang w:val="de-DE"/>
                                                    </w:rPr>
                                                  </w:del>
                                                </m:ctrlPr>
                                              </m:sSupPr>
                                              <m:e>
                                                <m:sSub>
                                                  <m:sSubPr>
                                                    <m:ctrlPr>
                                                      <w:del w:id="179" w:author="Björn Jörges" w:date="2020-04-18T05:52:00Z">
                                                        <w:rPr>
                                                          <w:rFonts w:ascii="Cambria Math" w:hAnsi="Cambria Math"/>
                                                          <w:i/>
                                                          <w:lang w:val="de-DE"/>
                                                        </w:rPr>
                                                      </w:del>
                                                    </m:ctrlPr>
                                                  </m:sSubPr>
                                                  <m:e>
                                                    <m:r>
                                                      <w:del w:id="180" w:author="Björn Jörges" w:date="2020-04-18T05:52:00Z">
                                                        <w:rPr>
                                                          <w:rFonts w:ascii="Cambria Math" w:hAnsi="Cambria Math"/>
                                                          <w:lang w:val="de-DE"/>
                                                        </w:rPr>
                                                        <m:t>v</m:t>
                                                      </w:del>
                                                    </m:r>
                                                  </m:e>
                                                  <m:sub>
                                                    <m:r>
                                                      <w:del w:id="181" w:author="Björn Jörges" w:date="2020-04-18T05:52:00Z">
                                                        <w:rPr>
                                                          <w:rFonts w:ascii="Cambria Math" w:hAnsi="Cambria Math"/>
                                                          <w:lang w:val="de-DE"/>
                                                        </w:rPr>
                                                        <m:t>yi</m:t>
                                                      </w:del>
                                                    </m:r>
                                                  </m:sub>
                                                </m:sSub>
                                              </m:e>
                                              <m:sup>
                                                <m:r>
                                                  <w:del w:id="182" w:author="Björn Jörges" w:date="2020-04-18T05:52:00Z">
                                                    <w:rPr>
                                                      <w:rFonts w:ascii="Cambria Math" w:hAnsi="Cambria Math"/>
                                                      <w:rPrChange w:id="183" w:author="Björn Jörges" w:date="2020-04-18T05:52:00Z">
                                                        <w:rPr>
                                                          <w:rFonts w:ascii="Cambria Math" w:hAnsi="Cambria Math"/>
                                                          <w:lang w:val="de-DE"/>
                                                        </w:rPr>
                                                      </w:rPrChange>
                                                    </w:rPr>
                                                    <m:t>2</m:t>
                                                  </w:del>
                                                </m:r>
                                              </m:sup>
                                            </m:sSup>
                                          </m:e>
                                        </m:d>
                                      </m:e>
                                      <m:sup>
                                        <m:r>
                                          <w:del w:id="184" w:author="Björn Jörges" w:date="2020-04-18T05:52:00Z">
                                            <w:rPr>
                                              <w:rFonts w:ascii="Cambria Math" w:eastAsia="MS Mincho" w:hAnsi="Cambria Math"/>
                                              <w:szCs w:val="16"/>
                                            </w:rPr>
                                            <m:t>0.5</m:t>
                                          </w:del>
                                        </m:r>
                                      </m:sup>
                                    </m:sSup>
                                  </m:den>
                                </m:f>
                              </m:e>
                            </m:d>
                          </m:e>
                        </m:func>
                      </m:e>
                    </m:d>
                  </m:e>
                </m:func>
                <m:r>
                  <w:del w:id="185" w:author="Björn Jörges" w:date="2020-04-18T05:52:00Z">
                    <w:rPr>
                      <w:rFonts w:ascii="Cambria Math" w:hAnsi="Cambria Math"/>
                    </w:rPr>
                    <m:t>*(1-</m:t>
                  </w:del>
                </m:r>
                <m:sSup>
                  <m:sSupPr>
                    <m:ctrlPr>
                      <w:del w:id="186" w:author="Björn Jörges" w:date="2020-04-18T05:52:00Z">
                        <w:rPr>
                          <w:rFonts w:ascii="Cambria Math" w:eastAsia="MS Mincho" w:hAnsi="Cambria Math"/>
                          <w:i/>
                          <w:szCs w:val="16"/>
                        </w:rPr>
                      </w:del>
                    </m:ctrlPr>
                  </m:sSupPr>
                  <m:e>
                    <m:r>
                      <w:del w:id="187" w:author="Björn Jörges" w:date="2020-04-18T05:52:00Z">
                        <w:rPr>
                          <w:rFonts w:ascii="Cambria Math" w:hAnsi="Cambria Math"/>
                        </w:rPr>
                        <m:t>e</m:t>
                      </w:del>
                    </m:r>
                  </m:e>
                  <m:sup>
                    <m:d>
                      <m:dPr>
                        <m:ctrlPr>
                          <w:del w:id="188" w:author="Björn Jörges" w:date="2020-04-18T05:52:00Z">
                            <w:rPr>
                              <w:rFonts w:ascii="Cambria Math" w:eastAsia="MS Mincho" w:hAnsi="Cambria Math"/>
                              <w:i/>
                              <w:szCs w:val="16"/>
                            </w:rPr>
                          </w:del>
                        </m:ctrlPr>
                      </m:dPr>
                      <m:e>
                        <m:r>
                          <w:del w:id="189" w:author="Björn Jörges" w:date="2020-04-18T05:52:00Z">
                            <w:rPr>
                              <w:rFonts w:ascii="Cambria Math" w:eastAsia="MS Mincho" w:hAnsi="Cambria Math"/>
                              <w:szCs w:val="16"/>
                            </w:rPr>
                            <m:t>-</m:t>
                          </w:del>
                        </m:r>
                        <m:f>
                          <m:fPr>
                            <m:ctrlPr>
                              <w:del w:id="190" w:author="Björn Jörges" w:date="2020-04-18T05:52:00Z">
                                <w:rPr>
                                  <w:rFonts w:ascii="Cambria Math" w:hAnsi="Cambria Math"/>
                                  <w:i/>
                                </w:rPr>
                              </w:del>
                            </m:ctrlPr>
                          </m:fPr>
                          <m:num>
                            <m:r>
                              <w:del w:id="191" w:author="Björn Jörges" w:date="2020-04-18T05:52:00Z">
                                <w:rPr>
                                  <w:rFonts w:ascii="Cambria Math" w:hAnsi="Cambria Math"/>
                                </w:rPr>
                                <m:t>g*t*c</m:t>
                              </w:del>
                            </m:r>
                          </m:num>
                          <m:den>
                            <m:r>
                              <w:del w:id="192" w:author="Björn Jörges" w:date="2020-04-18T05:52:00Z">
                                <w:rPr>
                                  <w:rFonts w:ascii="Cambria Math" w:hAnsi="Cambria Math"/>
                                </w:rPr>
                                <m:t>m*g</m:t>
                              </w:del>
                            </m:r>
                          </m:den>
                        </m:f>
                        <m:ctrlPr>
                          <w:del w:id="193" w:author="Björn Jörges" w:date="2020-04-18T05:52:00Z">
                            <w:rPr>
                              <w:rFonts w:ascii="Cambria Math" w:hAnsi="Cambria Math"/>
                              <w:i/>
                            </w:rPr>
                          </w:del>
                        </m:ctrlPr>
                      </m:e>
                    </m:d>
                  </m:sup>
                </m:sSup>
                <m:r>
                  <w:del w:id="194" w:author="Björn Jörges" w:date="2020-04-18T05:52:00Z">
                    <w:rPr>
                      <w:rFonts w:ascii="Cambria Math" w:eastAsia="MS Mincho" w:hAnsi="Cambria Math"/>
                      <w:szCs w:val="16"/>
                    </w:rPr>
                    <m:t>)</m:t>
                  </w:del>
                </m:r>
              </m:oMath>
            </m:oMathPara>
          </w:p>
        </w:tc>
        <w:tc>
          <w:tcPr>
            <w:tcW w:w="783" w:type="dxa"/>
            <w:shd w:val="clear" w:color="auto" w:fill="FFFFFF" w:themeFill="background1"/>
            <w:vAlign w:val="center"/>
          </w:tcPr>
          <w:p w14:paraId="16D3A5C2" w14:textId="5C1A6590" w:rsidR="008D72BE" w:rsidRPr="00277A48" w:rsidDel="00EE4218" w:rsidRDefault="008D72BE" w:rsidP="00BE7928">
            <w:pPr>
              <w:pStyle w:val="MaterialsandMethodsText"/>
              <w:spacing w:line="480" w:lineRule="auto"/>
              <w:rPr>
                <w:del w:id="195" w:author="Björn Jörges" w:date="2020-04-18T05:52:00Z"/>
              </w:rPr>
            </w:pPr>
            <w:del w:id="196" w:author="Björn Jörges" w:date="2020-04-18T05:52:00Z">
              <w:r w:rsidRPr="00277A48" w:rsidDel="00EE4218">
                <w:delText>[</w:delText>
              </w:r>
              <w:r w:rsidR="00FA5BF0" w:rsidDel="00EE4218">
                <w:delText>2</w:delText>
              </w:r>
              <w:r w:rsidRPr="00277A48" w:rsidDel="00EE4218">
                <w:delText>]</w:delText>
              </w:r>
            </w:del>
          </w:p>
        </w:tc>
      </w:tr>
      <w:tr w:rsidR="008D72BE" w:rsidRPr="00277A48" w:rsidDel="00EE4218" w14:paraId="095AD630" w14:textId="0E54945D" w:rsidTr="00334100">
        <w:trPr>
          <w:trHeight w:val="675"/>
          <w:del w:id="197" w:author="Björn Jörges" w:date="2020-04-18T05:52:00Z"/>
        </w:trPr>
        <w:tc>
          <w:tcPr>
            <w:tcW w:w="8314" w:type="dxa"/>
            <w:shd w:val="clear" w:color="auto" w:fill="FFFFFF" w:themeFill="background1"/>
            <w:vAlign w:val="center"/>
          </w:tcPr>
          <w:p w14:paraId="76CCE6F6" w14:textId="73932E63" w:rsidR="008D72BE" w:rsidRPr="00EE4218" w:rsidDel="00EE4218" w:rsidRDefault="008D72BE" w:rsidP="00BE7928">
            <w:pPr>
              <w:pStyle w:val="MaterialsandMethodsText"/>
              <w:spacing w:line="480" w:lineRule="auto"/>
              <w:rPr>
                <w:del w:id="198" w:author="Björn Jörges" w:date="2020-04-18T05:52:00Z"/>
                <w:rFonts w:ascii="Times New Roman" w:eastAsia="MS Mincho" w:hAnsi="Times New Roman"/>
                <w:szCs w:val="16"/>
                <w:rPrChange w:id="199" w:author="Björn Jörges" w:date="2020-04-18T05:52:00Z">
                  <w:rPr>
                    <w:del w:id="200" w:author="Björn Jörges" w:date="2020-04-18T05:52:00Z"/>
                    <w:rFonts w:ascii="Times New Roman" w:eastAsia="MS Mincho" w:hAnsi="Times New Roman"/>
                    <w:szCs w:val="16"/>
                    <w:lang w:val="de-DE"/>
                  </w:rPr>
                </w:rPrChange>
              </w:rPr>
            </w:pPr>
            <m:oMathPara>
              <m:oMath>
                <m:r>
                  <w:del w:id="201" w:author="Björn Jörges" w:date="2020-04-18T05:52:00Z">
                    <w:rPr>
                      <w:rFonts w:ascii="Cambria Math" w:hAnsi="Cambria Math" w:cstheme="minorHAnsi"/>
                      <w:szCs w:val="16"/>
                    </w:rPr>
                    <m:t>y</m:t>
                  </w:del>
                </m:r>
                <m:d>
                  <m:dPr>
                    <m:ctrlPr>
                      <w:del w:id="202" w:author="Björn Jörges" w:date="2020-04-18T05:52:00Z">
                        <w:rPr>
                          <w:rFonts w:ascii="Cambria Math" w:hAnsi="Cambria Math" w:cstheme="minorHAnsi"/>
                          <w:i/>
                          <w:szCs w:val="16"/>
                        </w:rPr>
                      </w:del>
                    </m:ctrlPr>
                  </m:dPr>
                  <m:e>
                    <m:r>
                      <w:del w:id="203" w:author="Björn Jörges" w:date="2020-04-18T05:52:00Z">
                        <w:rPr>
                          <w:rFonts w:ascii="Cambria Math" w:hAnsi="Cambria Math" w:cstheme="minorHAnsi"/>
                          <w:szCs w:val="16"/>
                        </w:rPr>
                        <m:t>t</m:t>
                      </w:del>
                    </m:r>
                  </m:e>
                </m:d>
                <m:r>
                  <w:del w:id="204" w:author="Björn Jörges" w:date="2020-04-18T05:52:00Z">
                    <w:rPr>
                      <w:rFonts w:ascii="Cambria Math" w:eastAsia="MS Mincho" w:hAnsi="Cambria Math"/>
                      <w:szCs w:val="16"/>
                      <w:rPrChange w:id="205" w:author="Björn Jörges" w:date="2020-04-18T05:52:00Z">
                        <w:rPr>
                          <w:rFonts w:ascii="Cambria Math" w:eastAsia="MS Mincho" w:hAnsi="Cambria Math"/>
                          <w:szCs w:val="16"/>
                          <w:lang w:val="de-DE"/>
                        </w:rPr>
                      </w:rPrChange>
                    </w:rPr>
                    <m:t>=</m:t>
                  </w:del>
                </m:r>
                <m:d>
                  <m:dPr>
                    <m:ctrlPr>
                      <w:del w:id="206" w:author="Björn Jörges" w:date="2020-04-18T05:52:00Z">
                        <w:rPr>
                          <w:rFonts w:ascii="Cambria Math" w:eastAsia="MS Mincho" w:hAnsi="Cambria Math"/>
                          <w:i/>
                          <w:szCs w:val="16"/>
                        </w:rPr>
                      </w:del>
                    </m:ctrlPr>
                  </m:dPr>
                  <m:e>
                    <m:f>
                      <m:fPr>
                        <m:ctrlPr>
                          <w:del w:id="207" w:author="Björn Jörges" w:date="2020-04-18T05:52:00Z">
                            <w:rPr>
                              <w:rFonts w:ascii="Cambria Math" w:eastAsia="MS Mincho" w:hAnsi="Cambria Math"/>
                              <w:i/>
                              <w:szCs w:val="16"/>
                            </w:rPr>
                          </w:del>
                        </m:ctrlPr>
                      </m:fPr>
                      <m:num>
                        <m:r>
                          <w:del w:id="208" w:author="Björn Jörges" w:date="2020-04-18T05:52:00Z">
                            <w:rPr>
                              <w:rFonts w:ascii="Cambria Math" w:eastAsia="MS Mincho" w:hAnsi="Cambria Math"/>
                              <w:szCs w:val="16"/>
                            </w:rPr>
                            <m:t>m</m:t>
                          </w:del>
                        </m:r>
                      </m:num>
                      <m:den>
                        <m:r>
                          <w:del w:id="209" w:author="Björn Jörges" w:date="2020-04-18T05:52:00Z">
                            <w:rPr>
                              <w:rFonts w:ascii="Cambria Math" w:eastAsia="MS Mincho" w:hAnsi="Cambria Math"/>
                              <w:szCs w:val="16"/>
                            </w:rPr>
                            <m:t>c</m:t>
                          </w:del>
                        </m:r>
                      </m:den>
                    </m:f>
                  </m:e>
                </m:d>
                <m:r>
                  <w:del w:id="210" w:author="Björn Jörges" w:date="2020-04-18T05:52:00Z">
                    <w:rPr>
                      <w:rFonts w:ascii="Cambria Math" w:eastAsia="MS Mincho" w:hAnsi="Cambria Math"/>
                      <w:szCs w:val="16"/>
                      <w:rPrChange w:id="211" w:author="Björn Jörges" w:date="2020-04-18T05:52:00Z">
                        <w:rPr>
                          <w:rFonts w:ascii="Cambria Math" w:eastAsia="MS Mincho" w:hAnsi="Cambria Math"/>
                          <w:szCs w:val="16"/>
                          <w:lang w:val="de-DE"/>
                        </w:rPr>
                      </w:rPrChange>
                    </w:rPr>
                    <m:t>*</m:t>
                  </w:del>
                </m:r>
                <m:sSup>
                  <m:sSupPr>
                    <m:ctrlPr>
                      <w:del w:id="212" w:author="Björn Jörges" w:date="2020-04-18T05:52:00Z">
                        <w:rPr>
                          <w:rFonts w:ascii="Cambria Math" w:eastAsia="MS Mincho" w:hAnsi="Cambria Math"/>
                          <w:i/>
                          <w:szCs w:val="16"/>
                        </w:rPr>
                      </w:del>
                    </m:ctrlPr>
                  </m:sSupPr>
                  <m:e>
                    <m:r>
                      <w:del w:id="213" w:author="Björn Jörges" w:date="2020-04-18T05:52:00Z">
                        <w:rPr>
                          <w:rFonts w:ascii="Cambria Math" w:eastAsia="MS Mincho" w:hAnsi="Cambria Math"/>
                          <w:szCs w:val="16"/>
                        </w:rPr>
                        <m:t>(</m:t>
                      </w:del>
                    </m:r>
                    <m:d>
                      <m:dPr>
                        <m:ctrlPr>
                          <w:del w:id="214" w:author="Björn Jörges" w:date="2020-04-18T05:52:00Z">
                            <w:rPr>
                              <w:rFonts w:ascii="Cambria Math" w:eastAsia="MS Mincho" w:hAnsi="Cambria Math"/>
                              <w:i/>
                              <w:szCs w:val="16"/>
                            </w:rPr>
                          </w:del>
                        </m:ctrlPr>
                      </m:dPr>
                      <m:e>
                        <m:sSup>
                          <m:sSupPr>
                            <m:ctrlPr>
                              <w:del w:id="215" w:author="Björn Jörges" w:date="2020-04-18T05:52:00Z">
                                <w:rPr>
                                  <w:rFonts w:ascii="Cambria Math" w:hAnsi="Cambria Math"/>
                                  <w:i/>
                                  <w:lang w:val="de-DE"/>
                                </w:rPr>
                              </w:del>
                            </m:ctrlPr>
                          </m:sSupPr>
                          <m:e>
                            <m:sSub>
                              <m:sSubPr>
                                <m:ctrlPr>
                                  <w:del w:id="216" w:author="Björn Jörges" w:date="2020-04-18T05:52:00Z">
                                    <w:rPr>
                                      <w:rFonts w:ascii="Cambria Math" w:hAnsi="Cambria Math"/>
                                      <w:i/>
                                      <w:lang w:val="de-DE"/>
                                    </w:rPr>
                                  </w:del>
                                </m:ctrlPr>
                              </m:sSubPr>
                              <m:e>
                                <m:r>
                                  <w:del w:id="217" w:author="Björn Jörges" w:date="2020-04-18T05:52:00Z">
                                    <w:rPr>
                                      <w:rFonts w:ascii="Cambria Math" w:hAnsi="Cambria Math"/>
                                      <w:lang w:val="de-DE"/>
                                    </w:rPr>
                                    <m:t>v</m:t>
                                  </w:del>
                                </m:r>
                              </m:e>
                              <m:sub>
                                <m:r>
                                  <w:del w:id="218" w:author="Björn Jörges" w:date="2020-04-18T05:52:00Z">
                                    <w:rPr>
                                      <w:rFonts w:ascii="Cambria Math" w:hAnsi="Cambria Math"/>
                                      <w:lang w:val="de-DE"/>
                                    </w:rPr>
                                    <m:t>xi</m:t>
                                  </w:del>
                                </m:r>
                              </m:sub>
                            </m:sSub>
                          </m:e>
                          <m:sup>
                            <m:r>
                              <w:del w:id="219" w:author="Björn Jörges" w:date="2020-04-18T05:52:00Z">
                                <w:rPr>
                                  <w:rFonts w:ascii="Cambria Math" w:hAnsi="Cambria Math"/>
                                  <w:rPrChange w:id="220" w:author="Björn Jörges" w:date="2020-04-18T05:52:00Z">
                                    <w:rPr>
                                      <w:rFonts w:ascii="Cambria Math" w:hAnsi="Cambria Math"/>
                                      <w:lang w:val="de-DE"/>
                                    </w:rPr>
                                  </w:rPrChange>
                                </w:rPr>
                                <m:t>2</m:t>
                              </w:del>
                            </m:r>
                          </m:sup>
                        </m:sSup>
                        <m:r>
                          <w:del w:id="221" w:author="Björn Jörges" w:date="2020-04-18T05:52:00Z">
                            <w:rPr>
                              <w:rFonts w:ascii="Cambria Math" w:hAnsi="Cambria Math"/>
                              <w:rPrChange w:id="222" w:author="Björn Jörges" w:date="2020-04-18T05:52:00Z">
                                <w:rPr>
                                  <w:rFonts w:ascii="Cambria Math" w:hAnsi="Cambria Math"/>
                                  <w:lang w:val="de-DE"/>
                                </w:rPr>
                              </w:rPrChange>
                            </w:rPr>
                            <m:t>+</m:t>
                          </w:del>
                        </m:r>
                        <m:sSup>
                          <m:sSupPr>
                            <m:ctrlPr>
                              <w:del w:id="223" w:author="Björn Jörges" w:date="2020-04-18T05:52:00Z">
                                <w:rPr>
                                  <w:rFonts w:ascii="Cambria Math" w:hAnsi="Cambria Math"/>
                                  <w:i/>
                                  <w:lang w:val="de-DE"/>
                                </w:rPr>
                              </w:del>
                            </m:ctrlPr>
                          </m:sSupPr>
                          <m:e>
                            <m:sSub>
                              <m:sSubPr>
                                <m:ctrlPr>
                                  <w:del w:id="224" w:author="Björn Jörges" w:date="2020-04-18T05:52:00Z">
                                    <w:rPr>
                                      <w:rFonts w:ascii="Cambria Math" w:hAnsi="Cambria Math"/>
                                      <w:i/>
                                      <w:lang w:val="de-DE"/>
                                    </w:rPr>
                                  </w:del>
                                </m:ctrlPr>
                              </m:sSubPr>
                              <m:e>
                                <m:r>
                                  <w:del w:id="225" w:author="Björn Jörges" w:date="2020-04-18T05:52:00Z">
                                    <w:rPr>
                                      <w:rFonts w:ascii="Cambria Math" w:hAnsi="Cambria Math"/>
                                      <w:lang w:val="de-DE"/>
                                    </w:rPr>
                                    <m:t>v</m:t>
                                  </w:del>
                                </m:r>
                              </m:e>
                              <m:sub>
                                <m:r>
                                  <w:del w:id="226" w:author="Björn Jörges" w:date="2020-04-18T05:52:00Z">
                                    <w:rPr>
                                      <w:rFonts w:ascii="Cambria Math" w:hAnsi="Cambria Math"/>
                                      <w:lang w:val="de-DE"/>
                                    </w:rPr>
                                    <m:t>yi</m:t>
                                  </w:del>
                                </m:r>
                              </m:sub>
                            </m:sSub>
                          </m:e>
                          <m:sup>
                            <m:r>
                              <w:del w:id="227" w:author="Björn Jörges" w:date="2020-04-18T05:52:00Z">
                                <w:rPr>
                                  <w:rFonts w:ascii="Cambria Math" w:hAnsi="Cambria Math"/>
                                  <w:rPrChange w:id="228" w:author="Björn Jörges" w:date="2020-04-18T05:52:00Z">
                                    <w:rPr>
                                      <w:rFonts w:ascii="Cambria Math" w:hAnsi="Cambria Math"/>
                                      <w:lang w:val="de-DE"/>
                                    </w:rPr>
                                  </w:rPrChange>
                                </w:rPr>
                                <m:t>2</m:t>
                              </w:del>
                            </m:r>
                          </m:sup>
                        </m:sSup>
                      </m:e>
                    </m:d>
                  </m:e>
                  <m:sup>
                    <m:r>
                      <w:del w:id="229" w:author="Björn Jörges" w:date="2020-04-18T05:52:00Z">
                        <w:rPr>
                          <w:rFonts w:ascii="Cambria Math" w:eastAsia="MS Mincho" w:hAnsi="Cambria Math"/>
                          <w:szCs w:val="16"/>
                          <w:rPrChange w:id="230" w:author="Björn Jörges" w:date="2020-04-18T05:52:00Z">
                            <w:rPr>
                              <w:rFonts w:ascii="Cambria Math" w:eastAsia="MS Mincho" w:hAnsi="Cambria Math"/>
                              <w:szCs w:val="16"/>
                              <w:lang w:val="de-DE"/>
                            </w:rPr>
                          </w:rPrChange>
                        </w:rPr>
                        <m:t>0.5</m:t>
                      </w:del>
                    </m:r>
                  </m:sup>
                </m:sSup>
                <m:r>
                  <w:del w:id="231" w:author="Björn Jörges" w:date="2020-04-18T05:52:00Z">
                    <w:rPr>
                      <w:rFonts w:ascii="Cambria Math" w:eastAsia="MS Mincho" w:hAnsi="Cambria Math"/>
                      <w:szCs w:val="16"/>
                      <w:rPrChange w:id="232" w:author="Björn Jörges" w:date="2020-04-18T05:52:00Z">
                        <w:rPr>
                          <w:rFonts w:ascii="Cambria Math" w:eastAsia="MS Mincho" w:hAnsi="Cambria Math"/>
                          <w:szCs w:val="16"/>
                          <w:lang w:val="de-DE"/>
                        </w:rPr>
                      </w:rPrChange>
                    </w:rPr>
                    <m:t>*</m:t>
                  </w:del>
                </m:r>
                <m:func>
                  <m:funcPr>
                    <m:ctrlPr>
                      <w:del w:id="233" w:author="Björn Jörges" w:date="2020-04-18T05:52:00Z">
                        <w:rPr>
                          <w:rFonts w:ascii="Cambria Math" w:eastAsia="MS Mincho" w:hAnsi="Cambria Math"/>
                          <w:szCs w:val="16"/>
                        </w:rPr>
                      </w:del>
                    </m:ctrlPr>
                  </m:funcPr>
                  <m:fName>
                    <m:r>
                      <w:del w:id="234" w:author="Björn Jörges" w:date="2020-04-18T05:52:00Z">
                        <m:rPr>
                          <m:sty m:val="p"/>
                        </m:rPr>
                        <w:rPr>
                          <w:rFonts w:ascii="Cambria Math" w:eastAsia="MS Mincho" w:hAnsi="Cambria Math"/>
                          <w:szCs w:val="16"/>
                          <w:rPrChange w:id="235" w:author="Björn Jörges" w:date="2020-04-18T05:52:00Z">
                            <w:rPr>
                              <w:rFonts w:ascii="Cambria Math" w:eastAsia="MS Mincho" w:hAnsi="Cambria Math"/>
                              <w:szCs w:val="16"/>
                              <w:lang w:val="de-DE"/>
                            </w:rPr>
                          </w:rPrChange>
                        </w:rPr>
                        <m:t>sin</m:t>
                      </w:del>
                    </m:r>
                    <m:ctrlPr>
                      <w:del w:id="236" w:author="Björn Jörges" w:date="2020-04-18T05:52:00Z">
                        <w:rPr>
                          <w:rFonts w:ascii="Cambria Math" w:eastAsia="MS Mincho" w:hAnsi="Cambria Math"/>
                          <w:i/>
                          <w:szCs w:val="16"/>
                        </w:rPr>
                      </w:del>
                    </m:ctrlPr>
                  </m:fName>
                  <m:e>
                    <m:d>
                      <m:dPr>
                        <m:ctrlPr>
                          <w:del w:id="237" w:author="Björn Jörges" w:date="2020-04-18T05:52:00Z">
                            <w:rPr>
                              <w:rFonts w:ascii="Cambria Math" w:eastAsia="MS Mincho" w:hAnsi="Cambria Math"/>
                              <w:i/>
                              <w:szCs w:val="16"/>
                            </w:rPr>
                          </w:del>
                        </m:ctrlPr>
                      </m:dPr>
                      <m:e>
                        <m:func>
                          <m:funcPr>
                            <m:ctrlPr>
                              <w:del w:id="238" w:author="Björn Jörges" w:date="2020-04-18T05:52:00Z">
                                <w:rPr>
                                  <w:rFonts w:ascii="Cambria Math" w:hAnsi="Cambria Math"/>
                                </w:rPr>
                              </w:del>
                            </m:ctrlPr>
                          </m:funcPr>
                          <m:fName>
                            <m:r>
                              <w:del w:id="239" w:author="Björn Jörges" w:date="2020-04-18T05:52:00Z">
                                <m:rPr>
                                  <m:sty m:val="p"/>
                                </m:rPr>
                                <w:rPr>
                                  <w:rFonts w:ascii="Cambria Math" w:hAnsi="Cambria Math"/>
                                  <w:rPrChange w:id="240" w:author="Björn Jörges" w:date="2020-04-18T05:52:00Z">
                                    <w:rPr>
                                      <w:rFonts w:ascii="Cambria Math" w:hAnsi="Cambria Math"/>
                                      <w:lang w:val="de-DE"/>
                                    </w:rPr>
                                  </w:rPrChange>
                                </w:rPr>
                                <m:t>asin</m:t>
                              </w:del>
                            </m:r>
                            <m:ctrlPr>
                              <w:del w:id="241" w:author="Björn Jörges" w:date="2020-04-18T05:52:00Z">
                                <w:rPr>
                                  <w:rFonts w:ascii="Cambria Math" w:hAnsi="Cambria Math"/>
                                  <w:i/>
                                </w:rPr>
                              </w:del>
                            </m:ctrlPr>
                          </m:fName>
                          <m:e>
                            <m:d>
                              <m:dPr>
                                <m:ctrlPr>
                                  <w:del w:id="242" w:author="Björn Jörges" w:date="2020-04-18T05:52:00Z">
                                    <w:rPr>
                                      <w:rFonts w:ascii="Cambria Math" w:hAnsi="Cambria Math"/>
                                      <w:i/>
                                    </w:rPr>
                                  </w:del>
                                </m:ctrlPr>
                              </m:dPr>
                              <m:e>
                                <m:f>
                                  <m:fPr>
                                    <m:ctrlPr>
                                      <w:del w:id="243" w:author="Björn Jörges" w:date="2020-04-18T05:52:00Z">
                                        <w:rPr>
                                          <w:rFonts w:ascii="Cambria Math" w:hAnsi="Cambria Math"/>
                                          <w:i/>
                                        </w:rPr>
                                      </w:del>
                                    </m:ctrlPr>
                                  </m:fPr>
                                  <m:num>
                                    <m:sSub>
                                      <m:sSubPr>
                                        <m:ctrlPr>
                                          <w:del w:id="244" w:author="Björn Jörges" w:date="2020-04-18T05:52:00Z">
                                            <w:rPr>
                                              <w:rFonts w:ascii="Cambria Math" w:hAnsi="Cambria Math"/>
                                              <w:i/>
                                              <w:lang w:val="de-DE"/>
                                            </w:rPr>
                                          </w:del>
                                        </m:ctrlPr>
                                      </m:sSubPr>
                                      <m:e>
                                        <m:r>
                                          <w:del w:id="245" w:author="Björn Jörges" w:date="2020-04-18T05:52:00Z">
                                            <w:rPr>
                                              <w:rFonts w:ascii="Cambria Math" w:hAnsi="Cambria Math"/>
                                              <w:lang w:val="de-DE"/>
                                            </w:rPr>
                                            <m:t>v</m:t>
                                          </w:del>
                                        </m:r>
                                      </m:e>
                                      <m:sub>
                                        <m:r>
                                          <w:del w:id="246" w:author="Björn Jörges" w:date="2020-04-18T05:52:00Z">
                                            <w:rPr>
                                              <w:rFonts w:ascii="Cambria Math" w:hAnsi="Cambria Math"/>
                                              <w:lang w:val="de-DE"/>
                                            </w:rPr>
                                            <m:t>yi</m:t>
                                          </w:del>
                                        </m:r>
                                      </m:sub>
                                    </m:sSub>
                                  </m:num>
                                  <m:den>
                                    <m:sSup>
                                      <m:sSupPr>
                                        <m:ctrlPr>
                                          <w:del w:id="247" w:author="Björn Jörges" w:date="2020-04-18T05:52:00Z">
                                            <w:rPr>
                                              <w:rFonts w:ascii="Cambria Math" w:eastAsia="MS Mincho" w:hAnsi="Cambria Math"/>
                                              <w:i/>
                                              <w:szCs w:val="16"/>
                                            </w:rPr>
                                          </w:del>
                                        </m:ctrlPr>
                                      </m:sSupPr>
                                      <m:e>
                                        <m:d>
                                          <m:dPr>
                                            <m:ctrlPr>
                                              <w:del w:id="248" w:author="Björn Jörges" w:date="2020-04-18T05:52:00Z">
                                                <w:rPr>
                                                  <w:rFonts w:ascii="Cambria Math" w:eastAsia="MS Mincho" w:hAnsi="Cambria Math"/>
                                                  <w:i/>
                                                  <w:szCs w:val="16"/>
                                                </w:rPr>
                                              </w:del>
                                            </m:ctrlPr>
                                          </m:dPr>
                                          <m:e>
                                            <m:sSup>
                                              <m:sSupPr>
                                                <m:ctrlPr>
                                                  <w:del w:id="249" w:author="Björn Jörges" w:date="2020-04-18T05:52:00Z">
                                                    <w:rPr>
                                                      <w:rFonts w:ascii="Cambria Math" w:hAnsi="Cambria Math"/>
                                                      <w:i/>
                                                      <w:lang w:val="de-DE"/>
                                                    </w:rPr>
                                                  </w:del>
                                                </m:ctrlPr>
                                              </m:sSupPr>
                                              <m:e>
                                                <m:sSub>
                                                  <m:sSubPr>
                                                    <m:ctrlPr>
                                                      <w:del w:id="250" w:author="Björn Jörges" w:date="2020-04-18T05:52:00Z">
                                                        <w:rPr>
                                                          <w:rFonts w:ascii="Cambria Math" w:hAnsi="Cambria Math"/>
                                                          <w:i/>
                                                          <w:lang w:val="de-DE"/>
                                                        </w:rPr>
                                                      </w:del>
                                                    </m:ctrlPr>
                                                  </m:sSubPr>
                                                  <m:e>
                                                    <m:r>
                                                      <w:del w:id="251" w:author="Björn Jörges" w:date="2020-04-18T05:52:00Z">
                                                        <w:rPr>
                                                          <w:rFonts w:ascii="Cambria Math" w:hAnsi="Cambria Math"/>
                                                          <w:lang w:val="de-DE"/>
                                                        </w:rPr>
                                                        <m:t>v</m:t>
                                                      </w:del>
                                                    </m:r>
                                                  </m:e>
                                                  <m:sub>
                                                    <m:r>
                                                      <w:del w:id="252" w:author="Björn Jörges" w:date="2020-04-18T05:52:00Z">
                                                        <w:rPr>
                                                          <w:rFonts w:ascii="Cambria Math" w:hAnsi="Cambria Math"/>
                                                          <w:lang w:val="de-DE"/>
                                                        </w:rPr>
                                                        <m:t>xi</m:t>
                                                      </w:del>
                                                    </m:r>
                                                  </m:sub>
                                                </m:sSub>
                                              </m:e>
                                              <m:sup>
                                                <m:r>
                                                  <w:del w:id="253" w:author="Björn Jörges" w:date="2020-04-18T05:52:00Z">
                                                    <w:rPr>
                                                      <w:rFonts w:ascii="Cambria Math" w:hAnsi="Cambria Math"/>
                                                      <w:rPrChange w:id="254" w:author="Björn Jörges" w:date="2020-04-18T05:52:00Z">
                                                        <w:rPr>
                                                          <w:rFonts w:ascii="Cambria Math" w:hAnsi="Cambria Math"/>
                                                          <w:lang w:val="de-DE"/>
                                                        </w:rPr>
                                                      </w:rPrChange>
                                                    </w:rPr>
                                                    <m:t>2</m:t>
                                                  </w:del>
                                                </m:r>
                                              </m:sup>
                                            </m:sSup>
                                            <m:r>
                                              <w:del w:id="255" w:author="Björn Jörges" w:date="2020-04-18T05:52:00Z">
                                                <w:rPr>
                                                  <w:rFonts w:ascii="Cambria Math" w:hAnsi="Cambria Math"/>
                                                  <w:rPrChange w:id="256" w:author="Björn Jörges" w:date="2020-04-18T05:52:00Z">
                                                    <w:rPr>
                                                      <w:rFonts w:ascii="Cambria Math" w:hAnsi="Cambria Math"/>
                                                      <w:lang w:val="de-DE"/>
                                                    </w:rPr>
                                                  </w:rPrChange>
                                                </w:rPr>
                                                <m:t>+</m:t>
                                              </w:del>
                                            </m:r>
                                            <m:sSup>
                                              <m:sSupPr>
                                                <m:ctrlPr>
                                                  <w:del w:id="257" w:author="Björn Jörges" w:date="2020-04-18T05:52:00Z">
                                                    <w:rPr>
                                                      <w:rFonts w:ascii="Cambria Math" w:hAnsi="Cambria Math"/>
                                                      <w:i/>
                                                      <w:lang w:val="de-DE"/>
                                                    </w:rPr>
                                                  </w:del>
                                                </m:ctrlPr>
                                              </m:sSupPr>
                                              <m:e>
                                                <m:sSub>
                                                  <m:sSubPr>
                                                    <m:ctrlPr>
                                                      <w:del w:id="258" w:author="Björn Jörges" w:date="2020-04-18T05:52:00Z">
                                                        <w:rPr>
                                                          <w:rFonts w:ascii="Cambria Math" w:hAnsi="Cambria Math"/>
                                                          <w:i/>
                                                          <w:lang w:val="de-DE"/>
                                                        </w:rPr>
                                                      </w:del>
                                                    </m:ctrlPr>
                                                  </m:sSubPr>
                                                  <m:e>
                                                    <m:r>
                                                      <w:del w:id="259" w:author="Björn Jörges" w:date="2020-04-18T05:52:00Z">
                                                        <w:rPr>
                                                          <w:rFonts w:ascii="Cambria Math" w:hAnsi="Cambria Math"/>
                                                          <w:lang w:val="de-DE"/>
                                                        </w:rPr>
                                                        <m:t>v</m:t>
                                                      </w:del>
                                                    </m:r>
                                                  </m:e>
                                                  <m:sub>
                                                    <m:r>
                                                      <w:del w:id="260" w:author="Björn Jörges" w:date="2020-04-18T05:52:00Z">
                                                        <w:rPr>
                                                          <w:rFonts w:ascii="Cambria Math" w:hAnsi="Cambria Math"/>
                                                          <w:lang w:val="de-DE"/>
                                                        </w:rPr>
                                                        <m:t>yi</m:t>
                                                      </w:del>
                                                    </m:r>
                                                  </m:sub>
                                                </m:sSub>
                                              </m:e>
                                              <m:sup>
                                                <m:r>
                                                  <w:del w:id="261" w:author="Björn Jörges" w:date="2020-04-18T05:52:00Z">
                                                    <w:rPr>
                                                      <w:rFonts w:ascii="Cambria Math" w:hAnsi="Cambria Math"/>
                                                      <w:rPrChange w:id="262" w:author="Björn Jörges" w:date="2020-04-18T05:52:00Z">
                                                        <w:rPr>
                                                          <w:rFonts w:ascii="Cambria Math" w:hAnsi="Cambria Math"/>
                                                          <w:lang w:val="de-DE"/>
                                                        </w:rPr>
                                                      </w:rPrChange>
                                                    </w:rPr>
                                                    <m:t>2</m:t>
                                                  </w:del>
                                                </m:r>
                                              </m:sup>
                                            </m:sSup>
                                          </m:e>
                                        </m:d>
                                      </m:e>
                                      <m:sup>
                                        <m:r>
                                          <w:del w:id="263" w:author="Björn Jörges" w:date="2020-04-18T05:52:00Z">
                                            <w:rPr>
                                              <w:rFonts w:ascii="Cambria Math" w:eastAsia="MS Mincho" w:hAnsi="Cambria Math"/>
                                              <w:szCs w:val="16"/>
                                              <w:rPrChange w:id="264" w:author="Björn Jörges" w:date="2020-04-18T05:52:00Z">
                                                <w:rPr>
                                                  <w:rFonts w:ascii="Cambria Math" w:eastAsia="MS Mincho" w:hAnsi="Cambria Math"/>
                                                  <w:szCs w:val="16"/>
                                                  <w:lang w:val="de-DE"/>
                                                </w:rPr>
                                              </w:rPrChange>
                                            </w:rPr>
                                            <m:t>0.5</m:t>
                                          </w:del>
                                        </m:r>
                                      </m:sup>
                                    </m:sSup>
                                  </m:den>
                                </m:f>
                              </m:e>
                            </m:d>
                          </m:e>
                        </m:func>
                        <m:ctrlPr>
                          <w:del w:id="265" w:author="Björn Jörges" w:date="2020-04-18T05:52:00Z">
                            <w:rPr>
                              <w:rFonts w:ascii="Cambria Math" w:hAnsi="Cambria Math"/>
                              <w:i/>
                            </w:rPr>
                          </w:del>
                        </m:ctrlPr>
                      </m:e>
                    </m:d>
                  </m:e>
                </m:func>
                <m:r>
                  <w:del w:id="266" w:author="Björn Jörges" w:date="2020-04-18T05:52:00Z">
                    <w:rPr>
                      <w:rFonts w:ascii="Cambria Math" w:hAnsi="Cambria Math"/>
                      <w:rPrChange w:id="267" w:author="Björn Jörges" w:date="2020-04-18T05:52:00Z">
                        <w:rPr>
                          <w:rFonts w:ascii="Cambria Math" w:hAnsi="Cambria Math"/>
                          <w:lang w:val="de-DE"/>
                        </w:rPr>
                      </w:rPrChange>
                    </w:rPr>
                    <m:t>+</m:t>
                  </w:del>
                </m:r>
                <m:f>
                  <m:fPr>
                    <m:ctrlPr>
                      <w:del w:id="268" w:author="Björn Jörges" w:date="2020-04-18T05:52:00Z">
                        <w:rPr>
                          <w:rFonts w:ascii="Cambria Math" w:hAnsi="Cambria Math"/>
                          <w:i/>
                        </w:rPr>
                      </w:del>
                    </m:ctrlPr>
                  </m:fPr>
                  <m:num>
                    <m:r>
                      <w:del w:id="269" w:author="Björn Jörges" w:date="2020-04-18T05:52:00Z">
                        <w:rPr>
                          <w:rFonts w:ascii="Cambria Math" w:hAnsi="Cambria Math"/>
                        </w:rPr>
                        <m:t>m</m:t>
                      </w:del>
                    </m:r>
                    <m:r>
                      <w:del w:id="270" w:author="Björn Jörges" w:date="2020-04-18T05:52:00Z">
                        <w:rPr>
                          <w:rFonts w:ascii="Cambria Math" w:hAnsi="Cambria Math"/>
                          <w:rPrChange w:id="271" w:author="Björn Jörges" w:date="2020-04-18T05:52:00Z">
                            <w:rPr>
                              <w:rFonts w:ascii="Cambria Math" w:hAnsi="Cambria Math"/>
                              <w:lang w:val="de-DE"/>
                            </w:rPr>
                          </w:rPrChange>
                        </w:rPr>
                        <m:t>*</m:t>
                      </w:del>
                    </m:r>
                    <m:r>
                      <w:del w:id="272" w:author="Björn Jörges" w:date="2020-04-18T05:52:00Z">
                        <w:rPr>
                          <w:rFonts w:ascii="Cambria Math" w:hAnsi="Cambria Math"/>
                        </w:rPr>
                        <m:t>g</m:t>
                      </w:del>
                    </m:r>
                  </m:num>
                  <m:den>
                    <m:r>
                      <w:del w:id="273" w:author="Björn Jörges" w:date="2020-04-18T05:52:00Z">
                        <w:rPr>
                          <w:rFonts w:ascii="Cambria Math" w:hAnsi="Cambria Math"/>
                        </w:rPr>
                        <m:t>c</m:t>
                      </w:del>
                    </m:r>
                  </m:den>
                </m:f>
                <m:r>
                  <w:del w:id="274" w:author="Björn Jörges" w:date="2020-04-18T05:52:00Z">
                    <w:rPr>
                      <w:rFonts w:ascii="Cambria Math" w:eastAsia="MS Mincho" w:hAnsi="Cambria Math"/>
                      <w:rPrChange w:id="275" w:author="Björn Jörges" w:date="2020-04-18T05:52:00Z">
                        <w:rPr>
                          <w:rFonts w:ascii="Cambria Math" w:eastAsia="MS Mincho" w:hAnsi="Cambria Math"/>
                          <w:lang w:val="de-DE"/>
                        </w:rPr>
                      </w:rPrChange>
                    </w:rPr>
                    <m:t xml:space="preserve">) </m:t>
                  </w:del>
                </m:r>
                <m:r>
                  <w:del w:id="276" w:author="Björn Jörges" w:date="2020-04-18T05:52:00Z">
                    <w:rPr>
                      <w:rFonts w:ascii="Cambria Math" w:eastAsia="MS Mincho" w:hAnsi="Cambria Math"/>
                      <w:szCs w:val="16"/>
                      <w:rPrChange w:id="277" w:author="Björn Jörges" w:date="2020-04-18T05:52:00Z">
                        <w:rPr>
                          <w:rFonts w:ascii="Cambria Math" w:eastAsia="MS Mincho" w:hAnsi="Cambria Math"/>
                          <w:szCs w:val="16"/>
                          <w:lang w:val="de-DE"/>
                        </w:rPr>
                      </w:rPrChange>
                    </w:rPr>
                    <m:t>*</m:t>
                  </w:del>
                </m:r>
                <m:d>
                  <m:dPr>
                    <m:ctrlPr>
                      <w:del w:id="278" w:author="Björn Jörges" w:date="2020-04-18T05:52:00Z">
                        <w:rPr>
                          <w:rFonts w:ascii="Cambria Math" w:hAnsi="Cambria Math"/>
                          <w:i/>
                          <w:lang w:val="de-DE"/>
                        </w:rPr>
                      </w:del>
                    </m:ctrlPr>
                  </m:dPr>
                  <m:e>
                    <m:r>
                      <w:del w:id="279" w:author="Björn Jörges" w:date="2020-04-18T05:52:00Z">
                        <w:rPr>
                          <w:rFonts w:ascii="Cambria Math" w:hAnsi="Cambria Math"/>
                          <w:rPrChange w:id="280" w:author="Björn Jörges" w:date="2020-04-18T05:52:00Z">
                            <w:rPr>
                              <w:rFonts w:ascii="Cambria Math" w:hAnsi="Cambria Math"/>
                              <w:lang w:val="de-DE"/>
                            </w:rPr>
                          </w:rPrChange>
                        </w:rPr>
                        <m:t>1-</m:t>
                      </w:del>
                    </m:r>
                    <m:sSup>
                      <m:sSupPr>
                        <m:ctrlPr>
                          <w:del w:id="281" w:author="Björn Jörges" w:date="2020-04-18T05:52:00Z">
                            <w:rPr>
                              <w:rFonts w:ascii="Cambria Math" w:eastAsia="MS Mincho" w:hAnsi="Cambria Math"/>
                              <w:i/>
                              <w:szCs w:val="16"/>
                            </w:rPr>
                          </w:del>
                        </m:ctrlPr>
                      </m:sSupPr>
                      <m:e>
                        <m:r>
                          <w:del w:id="282" w:author="Björn Jörges" w:date="2020-04-18T05:52:00Z">
                            <w:rPr>
                              <w:rFonts w:ascii="Cambria Math" w:hAnsi="Cambria Math"/>
                            </w:rPr>
                            <m:t>e</m:t>
                          </w:del>
                        </m:r>
                      </m:e>
                      <m:sup>
                        <m:d>
                          <m:dPr>
                            <m:ctrlPr>
                              <w:del w:id="283" w:author="Björn Jörges" w:date="2020-04-18T05:52:00Z">
                                <w:rPr>
                                  <w:rFonts w:ascii="Cambria Math" w:eastAsia="MS Mincho" w:hAnsi="Cambria Math"/>
                                  <w:i/>
                                  <w:szCs w:val="16"/>
                                </w:rPr>
                              </w:del>
                            </m:ctrlPr>
                          </m:dPr>
                          <m:e>
                            <m:r>
                              <w:del w:id="284" w:author="Björn Jörges" w:date="2020-04-18T05:52:00Z">
                                <w:rPr>
                                  <w:rFonts w:ascii="Cambria Math" w:eastAsia="MS Mincho" w:hAnsi="Cambria Math"/>
                                  <w:szCs w:val="16"/>
                                  <w:rPrChange w:id="285" w:author="Björn Jörges" w:date="2020-04-18T05:52:00Z">
                                    <w:rPr>
                                      <w:rFonts w:ascii="Cambria Math" w:eastAsia="MS Mincho" w:hAnsi="Cambria Math"/>
                                      <w:szCs w:val="16"/>
                                      <w:lang w:val="de-DE"/>
                                    </w:rPr>
                                  </w:rPrChange>
                                </w:rPr>
                                <m:t>-</m:t>
                              </w:del>
                            </m:r>
                            <m:f>
                              <m:fPr>
                                <m:ctrlPr>
                                  <w:del w:id="286" w:author="Björn Jörges" w:date="2020-04-18T05:52:00Z">
                                    <w:rPr>
                                      <w:rFonts w:ascii="Cambria Math" w:hAnsi="Cambria Math"/>
                                      <w:i/>
                                    </w:rPr>
                                  </w:del>
                                </m:ctrlPr>
                              </m:fPr>
                              <m:num>
                                <m:r>
                                  <w:del w:id="287" w:author="Björn Jörges" w:date="2020-04-18T05:52:00Z">
                                    <w:rPr>
                                      <w:rFonts w:ascii="Cambria Math" w:hAnsi="Cambria Math"/>
                                    </w:rPr>
                                    <m:t>g</m:t>
                                  </w:del>
                                </m:r>
                                <m:r>
                                  <w:del w:id="288" w:author="Björn Jörges" w:date="2020-04-18T05:52:00Z">
                                    <w:rPr>
                                      <w:rFonts w:ascii="Cambria Math" w:hAnsi="Cambria Math"/>
                                      <w:rPrChange w:id="289" w:author="Björn Jörges" w:date="2020-04-18T05:52:00Z">
                                        <w:rPr>
                                          <w:rFonts w:ascii="Cambria Math" w:hAnsi="Cambria Math"/>
                                          <w:lang w:val="de-DE"/>
                                        </w:rPr>
                                      </w:rPrChange>
                                    </w:rPr>
                                    <m:t>*</m:t>
                                  </w:del>
                                </m:r>
                                <m:r>
                                  <w:del w:id="290" w:author="Björn Jörges" w:date="2020-04-18T05:52:00Z">
                                    <w:rPr>
                                      <w:rFonts w:ascii="Cambria Math" w:hAnsi="Cambria Math"/>
                                    </w:rPr>
                                    <m:t>t</m:t>
                                  </w:del>
                                </m:r>
                                <m:r>
                                  <w:del w:id="291" w:author="Björn Jörges" w:date="2020-04-18T05:52:00Z">
                                    <w:rPr>
                                      <w:rFonts w:ascii="Cambria Math" w:hAnsi="Cambria Math"/>
                                      <w:rPrChange w:id="292" w:author="Björn Jörges" w:date="2020-04-18T05:52:00Z">
                                        <w:rPr>
                                          <w:rFonts w:ascii="Cambria Math" w:hAnsi="Cambria Math"/>
                                          <w:lang w:val="de-DE"/>
                                        </w:rPr>
                                      </w:rPrChange>
                                    </w:rPr>
                                    <m:t>*</m:t>
                                  </w:del>
                                </m:r>
                                <m:r>
                                  <w:del w:id="293" w:author="Björn Jörges" w:date="2020-04-18T05:52:00Z">
                                    <w:rPr>
                                      <w:rFonts w:ascii="Cambria Math" w:hAnsi="Cambria Math"/>
                                    </w:rPr>
                                    <m:t>c</m:t>
                                  </w:del>
                                </m:r>
                              </m:num>
                              <m:den>
                                <m:r>
                                  <w:del w:id="294" w:author="Björn Jörges" w:date="2020-04-18T05:52:00Z">
                                    <w:rPr>
                                      <w:rFonts w:ascii="Cambria Math" w:hAnsi="Cambria Math"/>
                                    </w:rPr>
                                    <m:t>m</m:t>
                                  </w:del>
                                </m:r>
                                <m:r>
                                  <w:del w:id="295" w:author="Björn Jörges" w:date="2020-04-18T05:52:00Z">
                                    <w:rPr>
                                      <w:rFonts w:ascii="Cambria Math" w:hAnsi="Cambria Math"/>
                                      <w:rPrChange w:id="296" w:author="Björn Jörges" w:date="2020-04-18T05:52:00Z">
                                        <w:rPr>
                                          <w:rFonts w:ascii="Cambria Math" w:hAnsi="Cambria Math"/>
                                          <w:lang w:val="de-DE"/>
                                        </w:rPr>
                                      </w:rPrChange>
                                    </w:rPr>
                                    <m:t>*</m:t>
                                  </w:del>
                                </m:r>
                                <m:r>
                                  <w:del w:id="297" w:author="Björn Jörges" w:date="2020-04-18T05:52:00Z">
                                    <w:rPr>
                                      <w:rFonts w:ascii="Cambria Math" w:hAnsi="Cambria Math"/>
                                    </w:rPr>
                                    <m:t>g</m:t>
                                  </w:del>
                                </m:r>
                              </m:den>
                            </m:f>
                            <m:ctrlPr>
                              <w:del w:id="298" w:author="Björn Jörges" w:date="2020-04-18T05:52:00Z">
                                <w:rPr>
                                  <w:rFonts w:ascii="Cambria Math" w:hAnsi="Cambria Math"/>
                                  <w:i/>
                                </w:rPr>
                              </w:del>
                            </m:ctrlPr>
                          </m:e>
                        </m:d>
                      </m:sup>
                    </m:sSup>
                    <m:ctrlPr>
                      <w:del w:id="299" w:author="Björn Jörges" w:date="2020-04-18T05:52:00Z">
                        <w:rPr>
                          <w:rFonts w:ascii="Cambria Math" w:eastAsia="MS Mincho" w:hAnsi="Cambria Math"/>
                          <w:i/>
                          <w:szCs w:val="16"/>
                          <w:lang w:val="de-DE"/>
                        </w:rPr>
                      </w:del>
                    </m:ctrlPr>
                  </m:e>
                </m:d>
                <m:r>
                  <w:del w:id="300" w:author="Björn Jörges" w:date="2020-04-18T05:52:00Z">
                    <w:rPr>
                      <w:rFonts w:ascii="Cambria Math" w:eastAsia="MS Mincho" w:hAnsi="Cambria Math"/>
                      <w:szCs w:val="16"/>
                      <w:rPrChange w:id="301" w:author="Björn Jörges" w:date="2020-04-18T05:52:00Z">
                        <w:rPr>
                          <w:rFonts w:ascii="Cambria Math" w:eastAsia="MS Mincho" w:hAnsi="Cambria Math"/>
                          <w:szCs w:val="16"/>
                          <w:lang w:val="de-DE"/>
                        </w:rPr>
                      </w:rPrChange>
                    </w:rPr>
                    <m:t>-</m:t>
                  </w:del>
                </m:r>
                <m:f>
                  <m:fPr>
                    <m:ctrlPr>
                      <w:del w:id="302" w:author="Björn Jörges" w:date="2020-04-18T05:52:00Z">
                        <w:rPr>
                          <w:rFonts w:ascii="Cambria Math" w:hAnsi="Cambria Math"/>
                          <w:i/>
                        </w:rPr>
                      </w:del>
                    </m:ctrlPr>
                  </m:fPr>
                  <m:num>
                    <m:r>
                      <w:del w:id="303" w:author="Björn Jörges" w:date="2020-04-18T05:52:00Z">
                        <w:rPr>
                          <w:rFonts w:ascii="Cambria Math" w:hAnsi="Cambria Math"/>
                        </w:rPr>
                        <m:t>m</m:t>
                      </w:del>
                    </m:r>
                    <m:r>
                      <w:del w:id="304" w:author="Björn Jörges" w:date="2020-04-18T05:52:00Z">
                        <w:rPr>
                          <w:rFonts w:ascii="Cambria Math" w:hAnsi="Cambria Math"/>
                          <w:rPrChange w:id="305" w:author="Björn Jörges" w:date="2020-04-18T05:52:00Z">
                            <w:rPr>
                              <w:rFonts w:ascii="Cambria Math" w:hAnsi="Cambria Math"/>
                              <w:lang w:val="de-DE"/>
                            </w:rPr>
                          </w:rPrChange>
                        </w:rPr>
                        <m:t>*</m:t>
                      </w:del>
                    </m:r>
                    <m:r>
                      <w:del w:id="306" w:author="Björn Jörges" w:date="2020-04-18T05:52:00Z">
                        <w:rPr>
                          <w:rFonts w:ascii="Cambria Math" w:hAnsi="Cambria Math"/>
                        </w:rPr>
                        <m:t>g</m:t>
                      </w:del>
                    </m:r>
                    <m:r>
                      <w:del w:id="307" w:author="Björn Jörges" w:date="2020-04-18T05:52:00Z">
                        <w:rPr>
                          <w:rFonts w:ascii="Cambria Math" w:hAnsi="Cambria Math"/>
                          <w:rPrChange w:id="308" w:author="Björn Jörges" w:date="2020-04-18T05:52:00Z">
                            <w:rPr>
                              <w:rFonts w:ascii="Cambria Math" w:hAnsi="Cambria Math"/>
                              <w:lang w:val="de-DE"/>
                            </w:rPr>
                          </w:rPrChange>
                        </w:rPr>
                        <m:t>*</m:t>
                      </w:del>
                    </m:r>
                    <m:r>
                      <w:del w:id="309" w:author="Björn Jörges" w:date="2020-04-18T05:52:00Z">
                        <w:rPr>
                          <w:rFonts w:ascii="Cambria Math" w:hAnsi="Cambria Math"/>
                        </w:rPr>
                        <m:t>t</m:t>
                      </w:del>
                    </m:r>
                  </m:num>
                  <m:den>
                    <m:r>
                      <w:del w:id="310" w:author="Björn Jörges" w:date="2020-04-18T05:52:00Z">
                        <w:rPr>
                          <w:rFonts w:ascii="Cambria Math" w:hAnsi="Cambria Math"/>
                        </w:rPr>
                        <m:t>c</m:t>
                      </w:del>
                    </m:r>
                  </m:den>
                </m:f>
              </m:oMath>
            </m:oMathPara>
          </w:p>
        </w:tc>
        <w:tc>
          <w:tcPr>
            <w:tcW w:w="783" w:type="dxa"/>
            <w:shd w:val="clear" w:color="auto" w:fill="FFFFFF" w:themeFill="background1"/>
            <w:vAlign w:val="center"/>
          </w:tcPr>
          <w:p w14:paraId="2DC56906" w14:textId="341114B8" w:rsidR="008D72BE" w:rsidRPr="00277A48" w:rsidDel="00EE4218" w:rsidRDefault="008D72BE" w:rsidP="00BE7928">
            <w:pPr>
              <w:pStyle w:val="MaterialsandMethodsText"/>
              <w:spacing w:line="480" w:lineRule="auto"/>
              <w:rPr>
                <w:del w:id="311" w:author="Björn Jörges" w:date="2020-04-18T05:52:00Z"/>
              </w:rPr>
            </w:pPr>
            <w:del w:id="312" w:author="Björn Jörges" w:date="2020-04-18T05:52:00Z">
              <w:r w:rsidRPr="00277A48" w:rsidDel="00EE4218">
                <w:delText>[</w:delText>
              </w:r>
              <w:r w:rsidR="00FA5BF0" w:rsidDel="00EE4218">
                <w:delText>3</w:delText>
              </w:r>
              <w:r w:rsidRPr="00277A48" w:rsidDel="00EE4218">
                <w:delText>]</w:delText>
              </w:r>
            </w:del>
          </w:p>
        </w:tc>
      </w:tr>
    </w:tbl>
    <w:p w14:paraId="7CD79C17" w14:textId="43DBCA91" w:rsidR="008D72BE" w:rsidRPr="00E1293C" w:rsidDel="00EE4218" w:rsidRDefault="008D72BE" w:rsidP="00BE7928">
      <w:pPr>
        <w:keepNext/>
        <w:spacing w:line="480" w:lineRule="auto"/>
        <w:jc w:val="both"/>
        <w:rPr>
          <w:del w:id="313" w:author="Björn Jörges" w:date="2020-04-18T05:52:00Z"/>
        </w:rPr>
      </w:pPr>
      <w:del w:id="314" w:author="Björn Jörges" w:date="2020-04-18T05:52:00Z">
        <w:r w:rsidDel="00EE4218">
          <w:delText xml:space="preserve">With </w:delText>
        </w:r>
      </w:del>
      <m:oMath>
        <m:sSub>
          <m:sSubPr>
            <m:ctrlPr>
              <w:del w:id="315" w:author="Björn Jörges" w:date="2020-04-18T05:52:00Z">
                <w:rPr>
                  <w:rFonts w:ascii="Cambria Math" w:hAnsi="Cambria Math"/>
                  <w:i/>
                </w:rPr>
              </w:del>
            </m:ctrlPr>
          </m:sSubPr>
          <m:e>
            <m:r>
              <w:del w:id="316" w:author="Björn Jörges" w:date="2020-04-18T05:52:00Z">
                <w:rPr>
                  <w:rFonts w:ascii="Cambria Math" w:hAnsi="Cambria Math"/>
                </w:rPr>
                <m:t>v</m:t>
              </w:del>
            </m:r>
          </m:e>
          <m:sub>
            <m:r>
              <w:del w:id="317" w:author="Björn Jörges" w:date="2020-04-18T05:52:00Z">
                <w:rPr>
                  <w:rFonts w:ascii="Cambria Math" w:hAnsi="Cambria Math"/>
                </w:rPr>
                <m:t>xi</m:t>
              </w:del>
            </m:r>
          </m:sub>
        </m:sSub>
      </m:oMath>
      <w:del w:id="318" w:author="Björn Jörges" w:date="2020-04-18T05:52:00Z">
        <w:r w:rsidRPr="00E112AC" w:rsidDel="00EE4218">
          <w:rPr>
            <w:rFonts w:eastAsiaTheme="minorEastAsia"/>
          </w:rPr>
          <w:delText xml:space="preserve"> being the initial </w:delText>
        </w:r>
        <w:r w:rsidDel="00EE4218">
          <w:rPr>
            <w:rFonts w:eastAsiaTheme="minorEastAsia"/>
          </w:rPr>
          <w:delText xml:space="preserve">horizontal velocity, </w:delText>
        </w:r>
      </w:del>
      <m:oMath>
        <m:sSub>
          <m:sSubPr>
            <m:ctrlPr>
              <w:del w:id="319" w:author="Björn Jörges" w:date="2020-04-18T05:52:00Z">
                <w:rPr>
                  <w:rFonts w:ascii="Cambria Math" w:hAnsi="Cambria Math"/>
                  <w:i/>
                </w:rPr>
              </w:del>
            </m:ctrlPr>
          </m:sSubPr>
          <m:e>
            <m:r>
              <w:del w:id="320" w:author="Björn Jörges" w:date="2020-04-18T05:52:00Z">
                <w:rPr>
                  <w:rFonts w:ascii="Cambria Math" w:hAnsi="Cambria Math"/>
                </w:rPr>
                <m:t>v</m:t>
              </w:del>
            </m:r>
          </m:e>
          <m:sub>
            <m:r>
              <w:del w:id="321" w:author="Björn Jörges" w:date="2020-04-18T05:52:00Z">
                <w:rPr>
                  <w:rFonts w:ascii="Cambria Math" w:hAnsi="Cambria Math"/>
                </w:rPr>
                <m:t>yi</m:t>
              </w:del>
            </m:r>
          </m:sub>
        </m:sSub>
      </m:oMath>
      <w:del w:id="322" w:author="Björn Jörges" w:date="2020-04-18T05:52:00Z">
        <w:r w:rsidDel="00EE4218">
          <w:rPr>
            <w:rFonts w:eastAsiaTheme="minorEastAsia"/>
          </w:rPr>
          <w:delText xml:space="preserve"> the initial vertical velocity, </w:delText>
        </w:r>
        <w:r w:rsidRPr="005C1BE8" w:rsidDel="00EE4218">
          <w:rPr>
            <w:rFonts w:eastAsiaTheme="minorEastAsia"/>
            <w:i/>
          </w:rPr>
          <w:delText>m</w:delText>
        </w:r>
        <w:r w:rsidDel="00EE4218">
          <w:rPr>
            <w:rFonts w:eastAsiaTheme="minorEastAsia"/>
          </w:rPr>
          <w:delText xml:space="preserve"> the mass of the target (0.057 kg), </w:delText>
        </w:r>
        <w:r w:rsidRPr="005C1BE8" w:rsidDel="00EE4218">
          <w:rPr>
            <w:rFonts w:eastAsiaTheme="minorEastAsia"/>
            <w:i/>
          </w:rPr>
          <w:delText>g</w:delText>
        </w:r>
        <w:r w:rsidDel="00EE4218">
          <w:rPr>
            <w:rFonts w:eastAsiaTheme="minorEastAsia"/>
          </w:rPr>
          <w:delText xml:space="preserve"> the respective gravity value and </w:delText>
        </w:r>
        <w:r w:rsidRPr="005C1BE8" w:rsidDel="00EE4218">
          <w:rPr>
            <w:rFonts w:eastAsiaTheme="minorEastAsia"/>
            <w:i/>
          </w:rPr>
          <w:delText>c</w:delText>
        </w:r>
        <w:r w:rsidDel="00EE4218">
          <w:rPr>
            <w:rFonts w:eastAsiaTheme="minorEastAsia"/>
          </w:rPr>
          <w:delText xml:space="preserve"> being the drag coefficient, where we chose 0.005.</w:delText>
        </w:r>
      </w:del>
    </w:p>
    <w:p w14:paraId="768C2872" w14:textId="0A70890A" w:rsidR="008D72BE" w:rsidDel="00EE4218" w:rsidRDefault="008D72BE" w:rsidP="00BE7928">
      <w:pPr>
        <w:keepNext/>
        <w:spacing w:line="480" w:lineRule="auto"/>
        <w:jc w:val="both"/>
        <w:rPr>
          <w:del w:id="323" w:author="Björn Jörges" w:date="2020-04-18T05:52:00Z"/>
        </w:rPr>
      </w:pPr>
      <w:del w:id="324" w:author="Björn Jörges" w:date="2020-04-18T05:52:00Z">
        <w:r w:rsidRPr="00DA4DDD" w:rsidDel="00EE4218">
          <w:delText>For description of the parabolas, we use a coordinate system where the observer’s position is defined as x</w:delText>
        </w:r>
        <w:r w:rsidDel="00EE4218">
          <w:delText> </w:delText>
        </w:r>
        <w:r w:rsidRPr="00DA4DDD" w:rsidDel="00EE4218">
          <w:delText>=</w:delText>
        </w:r>
        <w:r w:rsidDel="00EE4218">
          <w:delText> </w:delText>
        </w:r>
        <w:r w:rsidRPr="00DA4DDD" w:rsidDel="00EE4218">
          <w:delText>y</w:delText>
        </w:r>
        <w:r w:rsidDel="00EE4218">
          <w:delText> </w:delText>
        </w:r>
        <w:r w:rsidRPr="00DA4DDD" w:rsidDel="00EE4218">
          <w:delText>=</w:delText>
        </w:r>
        <w:r w:rsidDel="00EE4218">
          <w:delText> </w:delText>
        </w:r>
        <w:r w:rsidRPr="00DA4DDD" w:rsidDel="00EE4218">
          <w:delText>z</w:delText>
        </w:r>
        <w:r w:rsidDel="00EE4218">
          <w:delText> </w:delText>
        </w:r>
        <w:r w:rsidRPr="00DA4DDD" w:rsidDel="00EE4218">
          <w:delText>=</w:delText>
        </w:r>
        <w:r w:rsidDel="00EE4218">
          <w:delText> </w:delText>
        </w:r>
        <w:r w:rsidRPr="00DA4DDD" w:rsidDel="00EE4218">
          <w:delText>0</w:delText>
        </w:r>
        <w:r w:rsidDel="00EE4218">
          <w:delText>; the x axis runs from left to right, the y axis from down to up and the z axis away from the observer in depth</w:delText>
        </w:r>
        <w:r w:rsidRPr="00DA4DDD" w:rsidDel="00EE4218">
          <w:delText xml:space="preserve">. The starting y position </w:delText>
        </w:r>
        <w:r w:rsidDel="00EE4218">
          <w:delText xml:space="preserve">was </w:delText>
        </w:r>
        <w:r w:rsidRPr="00DA4DDD" w:rsidDel="00EE4218">
          <w:delText>half a meter above the ground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for positive gravity values (0.7-1.3g) and 3.5 m for negative gravity values (-1g)</w:delText>
        </w:r>
        <w:r w:rsidRPr="00DA4DDD" w:rsidDel="00EE4218">
          <w:delText xml:space="preserve">, while the starting x position </w:delText>
        </w:r>
        <w:r w:rsidDel="00EE4218">
          <w:delText xml:space="preserve">was </w:delText>
        </w:r>
        <w:r w:rsidRPr="00DA4DDD" w:rsidDel="00EE4218">
          <w:delText>moved to the left from the middle of the scene by half of the overall length of the trajectory (x</w:delText>
        </w:r>
        <w:r w:rsidDel="00EE4218">
          <w:delText> </w:delText>
        </w:r>
        <w:r w:rsidRPr="00DA4DDD" w:rsidDel="00EE4218">
          <w:delText>=</w:delText>
        </w:r>
        <w:r w:rsidDel="00EE4218">
          <w:delText> </w:delText>
        </w:r>
        <w:r w:rsidRPr="00DA4DDD" w:rsidDel="00EE4218">
          <w:delText>-length/2</w:delText>
        </w:r>
        <w:r w:rsidDel="00EE4218">
          <w:delText> </w:delText>
        </w:r>
        <w:r w:rsidRPr="00DA4DDD" w:rsidDel="00EE4218">
          <w:delText>m)</w:delText>
        </w:r>
        <w:r w:rsidDel="00EE4218">
          <w:delText>.</w:delText>
        </w:r>
        <w:r w:rsidRPr="00DA4DDD" w:rsidDel="00EE4218">
          <w:delText xml:space="preserve"> The target travels to the right, such that the peak of the parabola </w:delText>
        </w:r>
        <w:r w:rsidDel="00EE4218">
          <w:delText>was</w:delText>
        </w:r>
        <w:r w:rsidRPr="00DA4DDD" w:rsidDel="00EE4218">
          <w:delText xml:space="preserve"> always reached at x</w:delText>
        </w:r>
        <w:r w:rsidDel="00EE4218">
          <w:delText> </w:delText>
        </w:r>
        <w:r w:rsidRPr="00DA4DDD" w:rsidDel="00EE4218">
          <w:delText>=</w:delText>
        </w:r>
        <w:r w:rsidDel="00EE4218">
          <w:delText> </w:delText>
        </w:r>
        <w:r w:rsidRPr="00DA4DDD" w:rsidDel="00EE4218">
          <w:delText>0</w:delText>
        </w:r>
        <w:r w:rsidDel="00EE4218">
          <w:delText> m (or the lowest point for the inverted parabolas)</w:delText>
        </w:r>
        <w:r w:rsidRPr="00DA4DDD" w:rsidDel="00EE4218">
          <w:delText>. The ball's z position remain</w:delText>
        </w:r>
        <w:r w:rsidDel="00EE4218">
          <w:delText>ed</w:delText>
        </w:r>
        <w:r w:rsidRPr="00DA4DDD" w:rsidDel="00EE4218">
          <w:delText xml:space="preserve"> constant at z</w:delText>
        </w:r>
        <w:r w:rsidDel="00EE4218">
          <w:delText> </w:delText>
        </w:r>
        <w:r w:rsidRPr="00DA4DDD" w:rsidDel="00EE4218">
          <w:delText>=</w:delText>
        </w:r>
        <w:r w:rsidDel="00EE4218">
          <w:delText> </w:delText>
        </w:r>
        <w:r w:rsidRPr="00DA4DDD" w:rsidDel="00EE4218">
          <w:delText>-6.15 m</w:delText>
        </w:r>
      </w:del>
      <w:del w:id="325" w:author="Björn Jörges" w:date="2020-04-18T05:01:00Z">
        <w:r w:rsidRPr="00DA4DDD" w:rsidDel="001B0843">
          <w:delText>.</w:delText>
        </w:r>
      </w:del>
      <w:del w:id="326" w:author="Björn Jörges" w:date="2020-04-18T04:58:00Z">
        <w:r w:rsidRPr="00DA4DDD" w:rsidDel="00D856DD">
          <w:delText xml:space="preserve"> </w:delText>
        </w:r>
      </w:del>
      <w:del w:id="327" w:author="Björn Jörges" w:date="2020-04-18T05:52:00Z">
        <w:r w:rsidRPr="00DA4DDD" w:rsidDel="00EE4218">
          <w:delText>The target disappear</w:delText>
        </w:r>
        <w:r w:rsidDel="00EE4218">
          <w:delText>ed</w:delText>
        </w:r>
        <w:r w:rsidRPr="00DA4DDD" w:rsidDel="00EE4218">
          <w:delText xml:space="preserve"> at a random point between 20% and 25% (Short Occlusion) or 45% and 50% (Long Occlusion) of the time it would take for it to return to the initial height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or y = 3.5 m, respectively</w:delText>
        </w:r>
        <w:r w:rsidRPr="00DA4DDD" w:rsidDel="00EE4218">
          <w:delText xml:space="preserve">). The y end position </w:delText>
        </w:r>
        <w:r w:rsidDel="00EE4218">
          <w:delText>was</w:delText>
        </w:r>
        <w:r w:rsidRPr="00DA4DDD" w:rsidDel="00EE4218">
          <w:delText xml:space="preserve"> marked with an elongated table that </w:delText>
        </w:r>
        <w:r w:rsidDel="00EE4218">
          <w:delText xml:space="preserve">was </w:delText>
        </w:r>
        <w:r w:rsidRPr="00DA4DDD" w:rsidDel="00EE4218">
          <w:delText>displayed in the target area of the room</w:delText>
        </w:r>
        <w:r w:rsidDel="00EE4218">
          <w:delText xml:space="preserve"> for targets with positive gravities; it was marked </w:delText>
        </w:r>
        <w:r w:rsidRPr="00315663" w:rsidDel="00EE4218">
          <w:delText>with</w:delText>
        </w:r>
        <w:r w:rsidDel="00EE4218">
          <w:delText xml:space="preserve"> an elongated lamp hanging from the ceiling for inverted stimuli</w:delText>
        </w:r>
        <w:r w:rsidRPr="00DA4DDD" w:rsidDel="00EE4218">
          <w:delText>. We presen</w:delText>
        </w:r>
        <w:r w:rsidDel="00EE4218">
          <w:delText xml:space="preserve">ted </w:delText>
        </w:r>
        <w:r w:rsidRPr="00DA4DDD" w:rsidDel="00EE4218">
          <w:delText>the trajectories in a rich environment that provide</w:delText>
        </w:r>
        <w:r w:rsidDel="00EE4218">
          <w:delText>d</w:delText>
        </w:r>
        <w:r w:rsidRPr="00DA4DDD" w:rsidDel="00EE4218">
          <w:delText xml:space="preserve"> 3D cues about the object's position in depth</w:delText>
        </w:r>
        <w:r w:rsidDel="00EE4218">
          <w:delText xml:space="preserve"> (see</w:delText>
        </w:r>
      </w:del>
      <w:del w:id="328" w:author="Björn Jörges" w:date="2020-04-15T13:39:00Z">
        <w:r w:rsidDel="00594C0B">
          <w:delText xml:space="preserve"> Figure 1</w:delText>
        </w:r>
      </w:del>
      <w:del w:id="329" w:author="Björn Jörges" w:date="2020-04-18T05:52:00Z">
        <w:r w:rsidDel="00EE4218">
          <w:delText>) and used a known object (a tennis ball) as target to recruit prior knowledge consistent with the geometry on display.</w:delText>
        </w:r>
        <w:r w:rsidRPr="00DA4DDD" w:rsidDel="00EE4218">
          <w:delText xml:space="preserve"> This has</w:delText>
        </w:r>
        <w:r w:rsidDel="00EE4218">
          <w:delText xml:space="preserve"> been</w:delText>
        </w:r>
        <w:r w:rsidRPr="00DA4DDD" w:rsidDel="00EE4218">
          <w:delText xml:space="preserve"> shown to help </w:delText>
        </w:r>
        <w:r w:rsidDel="00EE4218">
          <w:delText>activate</w:delText>
        </w:r>
        <w:r w:rsidRPr="00DA4DDD" w:rsidDel="00EE4218">
          <w:delText xml:space="preserve"> the internal model of gravity</w:delText>
        </w:r>
        <w:r w:rsidR="00C660CF" w:rsidDel="00EE4218">
          <w:delText xml:space="preserve"> </w:delText>
        </w:r>
        <w:r w:rsidDel="00EE4218">
          <w:fldChar w:fldCharType="begin" w:fldLock="1"/>
        </w:r>
        <w:r w:rsidR="001D4CE3" w:rsidDel="00EE4218">
          <w:del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delInstrText>
        </w:r>
        <w:r w:rsidDel="00EE4218">
          <w:fldChar w:fldCharType="separate"/>
        </w:r>
        <w:r w:rsidR="00496BA5" w:rsidRPr="00496BA5" w:rsidDel="00EE4218">
          <w:rPr>
            <w:noProof/>
          </w:rPr>
          <w:delText>(Lacquaniti et al., 2013; Monache, Lacquaniti, &amp; Bosco, 2019; Zago et al., 2011)</w:delText>
        </w:r>
        <w:r w:rsidDel="00EE4218">
          <w:fldChar w:fldCharType="end"/>
        </w:r>
        <w:r w:rsidRPr="00DA4DDD" w:rsidDel="00EE4218">
          <w:delText>, that we have previously suggested to be a</w:delText>
        </w:r>
        <w:r w:rsidDel="00EE4218">
          <w:delText>n earth</w:delText>
        </w:r>
        <w:r w:rsidRPr="00DA4DDD" w:rsidDel="00EE4218">
          <w:delText xml:space="preserve"> gravity prior</w:delText>
        </w:r>
        <w:r w:rsidR="006D354B" w:rsidDel="00EE4218">
          <w:delText xml:space="preserve"> </w:delText>
        </w:r>
        <w:r w:rsidDel="00EE4218">
          <w:fldChar w:fldCharType="begin" w:fldLock="1"/>
        </w:r>
        <w:r w:rsidR="00CD09E0" w:rsidDel="00EE4218">
          <w:del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delInstrText>
        </w:r>
        <w:r w:rsidDel="00EE4218">
          <w:fldChar w:fldCharType="separate"/>
        </w:r>
        <w:r w:rsidR="004A436E" w:rsidRPr="004A436E" w:rsidDel="00EE4218">
          <w:rPr>
            <w:noProof/>
          </w:rPr>
          <w:delText>(Jörges &amp; López-Moliner, 2017)</w:delText>
        </w:r>
        <w:r w:rsidDel="00EE4218">
          <w:fldChar w:fldCharType="end"/>
        </w:r>
        <w:r w:rsidRPr="00DA4DDD" w:rsidDel="00EE4218">
          <w:delText xml:space="preserve">. This environment was </w:delText>
        </w:r>
        <w:r w:rsidRPr="00DA4DDD" w:rsidDel="00EE4218">
          <w:lastRenderedPageBreak/>
          <w:delText xml:space="preserve">constructed such that no low-level cues such as differences in brightness and contrast with the target differed significantly between the different trajectories. </w:delText>
        </w:r>
      </w:del>
    </w:p>
    <w:p w14:paraId="603FC31B" w14:textId="18E7B85B" w:rsidR="004A0054" w:rsidDel="00EE4218" w:rsidRDefault="004A0054" w:rsidP="00BE7928">
      <w:pPr>
        <w:keepNext/>
        <w:spacing w:line="480" w:lineRule="auto"/>
        <w:jc w:val="both"/>
        <w:rPr>
          <w:del w:id="330" w:author="Björn Jörges" w:date="2020-04-18T05:52:00Z"/>
        </w:rPr>
      </w:pPr>
    </w:p>
    <w:p w14:paraId="79F8949F" w14:textId="49CFFACE" w:rsidR="008D72BE" w:rsidRPr="00403619" w:rsidDel="00EE4218" w:rsidRDefault="008D72BE" w:rsidP="00BE7928">
      <w:pPr>
        <w:pStyle w:val="Heading2"/>
        <w:spacing w:line="480" w:lineRule="auto"/>
        <w:rPr>
          <w:del w:id="331" w:author="Björn Jörges" w:date="2020-04-18T05:52:00Z"/>
          <w:lang w:val="en-US"/>
        </w:rPr>
      </w:pPr>
      <w:del w:id="332" w:author="Björn Jörges" w:date="2020-04-18T05:52:00Z">
        <w:r w:rsidDel="00EE4218">
          <w:rPr>
            <w:rStyle w:val="Heading2Char"/>
            <w:lang w:val="en-US"/>
          </w:rPr>
          <w:delText>Apparatus</w:delText>
        </w:r>
      </w:del>
    </w:p>
    <w:p w14:paraId="506A97AA" w14:textId="1A45F257" w:rsidR="008D72BE" w:rsidDel="00EE4218" w:rsidRDefault="006565BE" w:rsidP="00BE7928">
      <w:pPr>
        <w:spacing w:line="480" w:lineRule="auto"/>
        <w:jc w:val="both"/>
        <w:rPr>
          <w:del w:id="333" w:author="Björn Jörges" w:date="2020-04-18T05:52:00Z"/>
        </w:rPr>
      </w:pPr>
      <w:del w:id="334" w:author="Björn Jörges" w:date="2020-04-18T05:52:00Z">
        <w:r w:rsidDel="00EE4218">
          <w:rPr>
            <w:noProof/>
          </w:rPr>
          <mc:AlternateContent>
            <mc:Choice Requires="wpg">
              <w:drawing>
                <wp:anchor distT="0" distB="0" distL="114300" distR="114300" simplePos="0" relativeHeight="251659264" behindDoc="0" locked="0" layoutInCell="1" allowOverlap="1" wp14:anchorId="20B5E39D" wp14:editId="40815D7E">
                  <wp:simplePos x="0" y="0"/>
                  <wp:positionH relativeFrom="margin">
                    <wp:align>center</wp:align>
                  </wp:positionH>
                  <wp:positionV relativeFrom="paragraph">
                    <wp:posOffset>316230</wp:posOffset>
                  </wp:positionV>
                  <wp:extent cx="5707380" cy="4809490"/>
                  <wp:effectExtent l="0" t="0" r="7620" b="0"/>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810124"/>
                            <a:chOff x="0" y="0"/>
                            <a:chExt cx="5707380" cy="4810124"/>
                          </a:xfrm>
                        </wpg:grpSpPr>
                        <pic:pic xmlns:pic="http://schemas.openxmlformats.org/drawingml/2006/picture">
                          <pic:nvPicPr>
                            <pic:cNvPr id="9" name="Imagen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59"/>
                              <a:ext cx="5669280" cy="558165"/>
                            </a:xfrm>
                            <a:prstGeom prst="rect">
                              <a:avLst/>
                            </a:prstGeom>
                            <a:solidFill>
                              <a:prstClr val="white"/>
                            </a:solidFill>
                            <a:ln>
                              <a:noFill/>
                            </a:ln>
                          </wps:spPr>
                          <wps:txbx>
                            <w:txbxContent>
                              <w:p w14:paraId="2C79BE32" w14:textId="04335351" w:rsidR="000A5C20" w:rsidRPr="00820822" w:rsidRDefault="000A5C20" w:rsidP="008D72BE">
                                <w:pPr>
                                  <w:pStyle w:val="Caption"/>
                                  <w:jc w:val="both"/>
                                  <w:rPr>
                                    <w:lang w:val="en-US"/>
                                  </w:rPr>
                                </w:pPr>
                                <w:bookmarkStart w:id="335"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35"/>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36" w:author="Björn Jörges" w:date="2020-04-19T00:12:00Z">
                                  <w:r w:rsidR="006565BE">
                                    <w:rPr>
                                      <w:lang w:val="en-US"/>
                                    </w:rPr>
                                    <w:t xml:space="preserve"> Figure from (Jörges &amp; López-Moliner 2019).</w:t>
                                  </w:r>
                                </w:ins>
                              </w:p>
                              <w:p w14:paraId="55824221" w14:textId="77777777" w:rsidR="000A5C20" w:rsidRPr="00820822" w:rsidRDefault="000A5C20"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B5E39D" id="Gruppieren 7" o:spid="_x0000_s1026" style="position:absolute;left:0;text-align:left;margin-left:0;margin-top:24.9pt;width:449.4pt;height:378.7pt;z-index:251659264;mso-position-horizontal:center;mso-position-horizontal-relative:margin;mso-height-relative:margin" coordsize="57073,48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Cuadro de texto 10" o:spid="_x0000_s1028" type="#_x0000_t202" style="position:absolute;top:42519;width:56692;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04335351" w:rsidR="000A5C20" w:rsidRPr="00820822" w:rsidRDefault="000A5C20" w:rsidP="008D72BE">
                          <w:pPr>
                            <w:pStyle w:val="Caption"/>
                            <w:jc w:val="both"/>
                            <w:rPr>
                              <w:lang w:val="en-US"/>
                            </w:rPr>
                          </w:pPr>
                          <w:bookmarkStart w:id="337"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337"/>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38" w:author="Björn Jörges" w:date="2020-04-19T00:12:00Z">
                            <w:r w:rsidR="006565BE">
                              <w:rPr>
                                <w:lang w:val="en-US"/>
                              </w:rPr>
                              <w:t xml:space="preserve"> Figure from (Jörges &amp; López-Moliner 2019).</w:t>
                            </w:r>
                          </w:ins>
                        </w:p>
                        <w:p w14:paraId="55824221" w14:textId="77777777" w:rsidR="000A5C20" w:rsidRPr="00820822" w:rsidRDefault="000A5C20" w:rsidP="008D72BE">
                          <w:pPr>
                            <w:pStyle w:val="Caption"/>
                            <w:rPr>
                              <w:noProof/>
                              <w:lang w:val="en-US"/>
                            </w:rPr>
                          </w:pPr>
                        </w:p>
                      </w:txbxContent>
                    </v:textbox>
                  </v:shape>
                  <w10:wrap type="square" anchorx="margin"/>
                </v:group>
              </w:pict>
            </mc:Fallback>
          </mc:AlternateContent>
        </w:r>
        <w:r w:rsidR="008D72BE" w:rsidRPr="00DA4DDD" w:rsidDel="00EE4218">
          <w:delText>Two Sony laser projectors (VPL-FH</w:delText>
        </w:r>
        <w:r w:rsidR="008D72BE" w:rsidDel="00EE4218">
          <w:delText>Z</w:delText>
        </w:r>
        <w:r w:rsidR="008D72BE" w:rsidRPr="00DA4DDD" w:rsidDel="00EE4218">
          <w:delText xml:space="preserve">57) </w:delText>
        </w:r>
        <w:r w:rsidR="008D72BE" w:rsidDel="00EE4218">
          <w:delText xml:space="preserve">were </w:delText>
        </w:r>
        <w:r w:rsidR="008D72BE" w:rsidRPr="00DA4DDD" w:rsidDel="00EE4218">
          <w:delText>used to provide overlaid images on a back-projection screen (244 cm height and 184 cm width) with a resolution of 1920x1080 pixels</w:delText>
        </w:r>
      </w:del>
      <w:del w:id="339" w:author="Björn Jörges" w:date="2020-04-18T05:10:00Z">
        <w:r w:rsidR="008D72BE" w:rsidRPr="00DA4DDD" w:rsidDel="00540EB4">
          <w:delText>.</w:delText>
        </w:r>
      </w:del>
      <w:del w:id="340" w:author="Björn Jörges" w:date="2020-04-18T05:52:00Z">
        <w:r w:rsidR="008D72BE" w:rsidRPr="00DA4DDD" w:rsidDel="00EE4218">
          <w:delText xml:space="preserve"> The frequency of refresh of the image </w:delText>
        </w:r>
        <w:r w:rsidR="008D72BE" w:rsidDel="00EE4218">
          <w:delText xml:space="preserve">was </w:delText>
        </w:r>
        <w:r w:rsidR="008D72BE" w:rsidRPr="00DA4DDD" w:rsidDel="00EE4218">
          <w:delText xml:space="preserve">85 Hz for </w:delText>
        </w:r>
        <w:r w:rsidR="008D72BE" w:rsidRPr="000C32F9" w:rsidDel="00EE4218">
          <w:delText>each</w:delText>
        </w:r>
        <w:r w:rsidR="008D72BE" w:rsidRPr="00DA4DDD" w:rsidDel="00EE4218">
          <w:delText xml:space="preserve"> eye. Circular polarizing filters </w:delText>
        </w:r>
        <w:r w:rsidR="008D72BE" w:rsidDel="00EE4218">
          <w:delText xml:space="preserve">were </w:delText>
        </w:r>
        <w:r w:rsidR="008D72BE" w:rsidRPr="00DA4DDD" w:rsidDel="00EE4218">
          <w:delText xml:space="preserve">used to provide stereoscopic images. Participants </w:delText>
        </w:r>
        <w:r w:rsidR="008D72BE" w:rsidDel="00EE4218">
          <w:delText xml:space="preserve">stood </w:delText>
        </w:r>
        <w:r w:rsidR="008D72BE" w:rsidRPr="00DA4DDD" w:rsidDel="00EE4218">
          <w:delText>at 2</w:delText>
        </w:r>
        <w:r w:rsidR="008D72BE" w:rsidDel="00EE4218">
          <w:delText> </w:delText>
        </w:r>
        <w:r w:rsidR="008D72BE" w:rsidRPr="00DA4DDD" w:rsidDel="00EE4218">
          <w:delText>m distance centrally in front of the screen and use</w:delText>
        </w:r>
        <w:r w:rsidR="008D72BE" w:rsidDel="00EE4218">
          <w:delText>d</w:delText>
        </w:r>
        <w:r w:rsidR="008D72BE" w:rsidRPr="00DA4DDD" w:rsidDel="00EE4218">
          <w:delText xml:space="preserve"> polarized glasses to achieve stereoscopic vision of the visual scene and the target. The shown disparity </w:delText>
        </w:r>
        <w:r w:rsidR="008D72BE" w:rsidDel="00EE4218">
          <w:delText xml:space="preserve">was </w:delText>
        </w:r>
        <w:r w:rsidR="008D72BE" w:rsidRPr="00DA4DDD" w:rsidDel="00EE4218">
          <w:delText xml:space="preserve">adapted to each </w:delText>
        </w:r>
        <w:r w:rsidR="008D72BE" w:rsidRPr="00DA4DDD" w:rsidDel="00EE4218">
          <w:lastRenderedPageBreak/>
          <w:delText>participant's inter-ocular distance</w:delText>
        </w:r>
        <w:r w:rsidR="008D72BE" w:rsidDel="00EE4218">
          <w:delText>. The stimuli were programmed in PsychoPy</w:delText>
        </w:r>
        <w:r w:rsidR="00187C34" w:rsidDel="00EE4218">
          <w:delText xml:space="preserve"> </w:delText>
        </w:r>
        <w:r w:rsidR="008D72BE" w:rsidDel="00EE4218">
          <w:fldChar w:fldCharType="begin" w:fldLock="1"/>
        </w:r>
        <w:r w:rsidR="007614EE" w:rsidDel="00EE4218">
          <w:del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delInstrText>
        </w:r>
        <w:r w:rsidR="008D72BE" w:rsidDel="00EE4218">
          <w:fldChar w:fldCharType="separate"/>
        </w:r>
        <w:r w:rsidR="00595505" w:rsidRPr="00595505" w:rsidDel="00EE4218">
          <w:rPr>
            <w:noProof/>
          </w:rPr>
          <w:delText>(Peirce, 2007)</w:delText>
        </w:r>
        <w:r w:rsidR="008D72BE" w:rsidDel="00EE4218">
          <w:fldChar w:fldCharType="end"/>
        </w:r>
        <w:r w:rsidR="008D72BE" w:rsidDel="00EE4218">
          <w:delText>; we added the code to our pre-</w:delText>
        </w:r>
      </w:del>
      <w:del w:id="341" w:author="Björn Jörges" w:date="2020-04-18T05:54:00Z">
        <w:r w:rsidR="008D72BE" w:rsidDel="00EE4218">
          <w:delText>registration (</w:delText>
        </w:r>
        <w:r w:rsidR="000A5C20" w:rsidDel="00EE4218">
          <w:fldChar w:fldCharType="begin"/>
        </w:r>
        <w:r w:rsidR="000A5C20" w:rsidDel="00EE4218">
          <w:delInstrText xml:space="preserve"> HYPERLINK "https://osf.io/8vg95/" </w:delInstrText>
        </w:r>
        <w:r w:rsidR="000A5C20" w:rsidDel="00EE4218">
          <w:fldChar w:fldCharType="separate"/>
        </w:r>
        <w:r w:rsidR="008D72BE" w:rsidRPr="00000C40" w:rsidDel="00EE4218">
          <w:rPr>
            <w:rStyle w:val="Hyperlink"/>
          </w:rPr>
          <w:delText>https://osf.io/8vg95/</w:delText>
        </w:r>
        <w:r w:rsidR="000A5C20" w:rsidDel="00EE4218">
          <w:rPr>
            <w:rStyle w:val="Hyperlink"/>
          </w:rPr>
          <w:fldChar w:fldCharType="end"/>
        </w:r>
        <w:r w:rsidR="008D72BE" w:rsidRPr="006F3126" w:rsidDel="00EE4218">
          <w:delText>)</w:delText>
        </w:r>
        <w:r w:rsidR="008D72BE" w:rsidDel="00EE4218">
          <w:delText xml:space="preserve">. </w:delText>
        </w:r>
      </w:del>
      <w:del w:id="342" w:author="Björn Jörges" w:date="2020-04-18T05:52:00Z">
        <w:r w:rsidR="008D72BE" w:rsidDel="00EE4218">
          <w:delText>The projectors introduced a delay of</w:delText>
        </w:r>
        <w:r w:rsidR="008D72BE" w:rsidRPr="00D95CE3" w:rsidDel="00EE4218">
          <w:delText xml:space="preserve"> </w:delText>
        </w:r>
        <w:r w:rsidR="008D72BE" w:rsidRPr="00315663" w:rsidDel="00EE4218">
          <w:delText>0.049259 s (SD = 0.001894 s) that will be accounted for in the analysis of timing responses.</w:delText>
        </w:r>
        <w:r w:rsidR="008D72BE" w:rsidDel="00EE4218">
          <w:delText xml:space="preserve"> Data was acquired for a different hypothesis, for which we also tracked participants eye-movements.</w:delText>
        </w:r>
      </w:del>
    </w:p>
    <w:p w14:paraId="177B7961" w14:textId="281A50BA" w:rsidR="004A0054" w:rsidRPr="00B63C9A" w:rsidDel="00EE4218" w:rsidRDefault="004A0054" w:rsidP="00BE7928">
      <w:pPr>
        <w:spacing w:line="480" w:lineRule="auto"/>
        <w:jc w:val="both"/>
        <w:rPr>
          <w:del w:id="343" w:author="Björn Jörges" w:date="2020-04-18T05:52:00Z"/>
        </w:rPr>
      </w:pPr>
    </w:p>
    <w:p w14:paraId="244930FF" w14:textId="196AC89E" w:rsidR="008D72BE" w:rsidDel="00EE4218" w:rsidRDefault="008D72BE" w:rsidP="00BE7928">
      <w:pPr>
        <w:spacing w:after="0" w:line="480" w:lineRule="auto"/>
        <w:rPr>
          <w:del w:id="344" w:author="Björn Jörges" w:date="2020-04-18T05:52:00Z"/>
        </w:rPr>
      </w:pPr>
      <w:del w:id="345" w:author="Björn Jörges" w:date="2020-04-18T05:52:00Z">
        <w:r w:rsidRPr="008D72BE" w:rsidDel="00EE4218">
          <w:rPr>
            <w:rStyle w:val="Heading2Char"/>
            <w:lang w:val="en-US"/>
          </w:rPr>
          <w:delText>Procedure</w:delText>
        </w:r>
      </w:del>
    </w:p>
    <w:p w14:paraId="26E9711E" w14:textId="5A663F78" w:rsidR="00F34E8D" w:rsidDel="00EE4218" w:rsidRDefault="008D72BE" w:rsidP="00BE7928">
      <w:pPr>
        <w:spacing w:line="480" w:lineRule="auto"/>
        <w:jc w:val="both"/>
        <w:rPr>
          <w:del w:id="346" w:author="Björn Jörges" w:date="2020-04-18T05:52:00Z"/>
        </w:rPr>
      </w:pPr>
      <w:del w:id="347" w:author="Björn Jörges" w:date="2020-04-18T05:52:00Z">
        <w:r w:rsidRPr="00DA4DDD" w:rsidDel="00EE4218">
          <w:delText xml:space="preserve">Participants </w:delText>
        </w:r>
        <w:r w:rsidDel="00EE4218">
          <w:delText>were</w:delText>
        </w:r>
        <w:r w:rsidRPr="00DA4DDD" w:rsidDel="00EE4218">
          <w:delText xml:space="preserve"> first instructed </w:delText>
        </w:r>
        <w:r w:rsidDel="00EE4218">
          <w:delText>to pursue</w:delText>
        </w:r>
        <w:r w:rsidRPr="00DA4DDD" w:rsidDel="00EE4218">
          <w:delText xml:space="preserve"> the target closely with their </w:delText>
        </w:r>
        <w:r w:rsidDel="00EE4218">
          <w:delText xml:space="preserve">eyes </w:delText>
        </w:r>
        <w:r w:rsidRPr="00DA4DDD" w:rsidDel="00EE4218">
          <w:delText xml:space="preserve">and </w:delText>
        </w:r>
        <w:r w:rsidDel="00EE4218">
          <w:delText xml:space="preserve">to indicate </w:delText>
        </w:r>
        <w:r w:rsidRPr="00DA4DDD" w:rsidDel="00EE4218">
          <w:delText xml:space="preserve">via mouse button click when they believed the target </w:delText>
        </w:r>
        <w:r w:rsidDel="00EE4218">
          <w:delText xml:space="preserve">had </w:delText>
        </w:r>
        <w:r w:rsidRPr="00DA4DDD" w:rsidDel="00EE4218">
          <w:delText>returned to the starting level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/y = 3.5 m</w:delText>
        </w:r>
        <w:r w:rsidRPr="00DA4DDD" w:rsidDel="00EE4218">
          <w:delText>). We familiarize</w:delText>
        </w:r>
        <w:r w:rsidDel="00EE4218">
          <w:delText>d</w:delText>
        </w:r>
        <w:r w:rsidRPr="00DA4DDD" w:rsidDel="00EE4218">
          <w:delText xml:space="preserve"> subjects with 4</w:delText>
        </w:r>
        <w:r w:rsidDel="00EE4218">
          <w:delText>8</w:delText>
        </w:r>
        <w:r w:rsidRPr="00DA4DDD" w:rsidDel="00EE4218">
          <w:delText xml:space="preserve"> training trials (each combination of experimental variables once), in which the ball reappear</w:delText>
        </w:r>
        <w:r w:rsidDel="00EE4218">
          <w:delText>ed</w:delText>
        </w:r>
        <w:r w:rsidRPr="00DA4DDD" w:rsidDel="00EE4218">
          <w:delText xml:space="preserve"> upon mouse click, thus indicating the spatial error. </w:delText>
        </w:r>
        <w:r w:rsidDel="00EE4218">
          <w:delText>Then, w</w:delText>
        </w:r>
        <w:r w:rsidRPr="00DA4DDD" w:rsidDel="00EE4218">
          <w:delText>e present</w:delText>
        </w:r>
        <w:r w:rsidDel="00EE4218">
          <w:delText>ed</w:delText>
        </w:r>
        <w:r w:rsidRPr="00DA4DDD" w:rsidDel="00EE4218">
          <w:delText xml:space="preserve"> the stimuli in </w:delText>
        </w:r>
        <w:r w:rsidDel="00EE4218">
          <w:delText>four blocks: 3</w:delText>
        </w:r>
        <w:r w:rsidRPr="00DA4DDD" w:rsidDel="00EE4218">
          <w:delText xml:space="preserve"> blocks of </w:delText>
        </w:r>
        <w:r w:rsidDel="00EE4218">
          <w:delText>320</w:delText>
        </w:r>
        <w:r w:rsidRPr="00DA4DDD" w:rsidDel="00EE4218">
          <w:delText xml:space="preserve"> trials each (5 gravities from 0.7g to 1.3g; 2 initial vertical velocities; 2 initial horizontal veloci</w:delText>
        </w:r>
        <w:r w:rsidDel="00EE4218">
          <w:delText>ties; 2 occlusion conditions; 8</w:delText>
        </w:r>
        <w:r w:rsidRPr="00DA4DDD" w:rsidDel="00EE4218">
          <w:delText xml:space="preserve"> repetitions per combination)</w:delText>
        </w:r>
        <w:r w:rsidR="00F34E8D" w:rsidDel="00EE4218">
          <w:delText xml:space="preserve">. </w:delText>
        </w:r>
        <w:r w:rsidR="00B377BA" w:rsidDel="00EE4218">
          <w:delText>W</w:delText>
        </w:r>
        <w:r w:rsidR="00F34E8D" w:rsidDel="00EE4218">
          <w:delText>e furthermore tested one block of -1g/1g motion</w:delText>
        </w:r>
        <w:r w:rsidR="00375F52" w:rsidDel="00EE4218">
          <w:delText xml:space="preserve"> </w:delText>
        </w:r>
        <w:r w:rsidRPr="00DA4DDD" w:rsidDel="00EE4218">
          <w:delText xml:space="preserve">. After each block, participants </w:delText>
        </w:r>
        <w:r w:rsidDel="00EE4218">
          <w:delText xml:space="preserve">could </w:delText>
        </w:r>
        <w:r w:rsidRPr="00DA4DDD" w:rsidDel="00EE4218">
          <w:delText>take a break. Five subjects</w:delText>
        </w:r>
        <w:r w:rsidDel="00EE4218">
          <w:delText xml:space="preserve"> (s1, s3, s5, s7, s9)</w:delText>
        </w:r>
        <w:r w:rsidRPr="00DA4DDD" w:rsidDel="00EE4218">
          <w:delText xml:space="preserve"> receive</w:delText>
        </w:r>
        <w:r w:rsidDel="00EE4218">
          <w:delText>d</w:delText>
        </w:r>
        <w:r w:rsidRPr="00DA4DDD" w:rsidDel="00EE4218">
          <w:delText xml:space="preserve"> the 1g/-1g block as first block, while the other five sub</w:delText>
        </w:r>
        <w:r w:rsidDel="00EE4218">
          <w:delText>jects (s2, s4, s6, s8, s10) received it as last block</w:delText>
        </w:r>
        <w:r w:rsidR="00F34E8D" w:rsidDel="00EE4218">
          <w:delText>.</w:delText>
        </w:r>
      </w:del>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0314FCBB" w14:textId="66DB00CE" w:rsidR="00B23734" w:rsidRDefault="004D3366" w:rsidP="00B23734">
      <w:pPr>
        <w:spacing w:line="480" w:lineRule="auto"/>
        <w:jc w:val="both"/>
        <w:rPr>
          <w:ins w:id="348" w:author="Björn Jörges" w:date="2020-04-17T19:06:00Z"/>
        </w:rPr>
      </w:pPr>
      <w:del w:id="349" w:author="Björn Jörges" w:date="2020-04-18T05:22:00Z">
        <w:r w:rsidDel="00BA38BA">
          <w:delText>While</w:delText>
        </w:r>
        <w:r w:rsidR="0031495E" w:rsidDel="00BA38BA">
          <w:delText xml:space="preserve"> we have reported the main results of this experiment in </w:delText>
        </w:r>
      </w:del>
      <w:ins w:id="350" w:author="Björn Jörges" w:date="2020-04-18T05:22:00Z">
        <w:r w:rsidR="00BA38BA">
          <w:t xml:space="preserve">We have reported </w:t>
        </w:r>
      </w:ins>
      <w:ins w:id="351" w:author="Björn Jörges" w:date="2020-04-18T17:24:00Z">
        <w:r w:rsidR="00E70808">
          <w:t xml:space="preserve">mean difference </w:t>
        </w:r>
      </w:ins>
      <w:ins w:id="352" w:author="Björn Jörges" w:date="2020-04-18T05:22:00Z">
        <w:r w:rsidR="00BA38BA">
          <w:t xml:space="preserve">in </w:t>
        </w:r>
      </w:ins>
      <w:r w:rsidR="0031495E">
        <w:t>a previous paper</w:t>
      </w:r>
      <w:r w:rsidR="00B117EC">
        <w:t xml:space="preserve"> </w:t>
      </w:r>
      <w:r w:rsidR="00B117EC">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ins w:id="353" w:author="Björn Jörges" w:date="2020-04-18T05:22:00Z">
        <w:r w:rsidR="00BA38BA">
          <w:t xml:space="preserve">. In the following, we thus limit ourselves to analyzing the </w:t>
        </w:r>
      </w:ins>
      <w:ins w:id="354" w:author="Björn Jörges" w:date="2020-04-18T05:23:00Z">
        <w:r w:rsidR="00BA38BA">
          <w:t xml:space="preserve">influence of gravity on the </w:t>
        </w:r>
        <w:r w:rsidR="00BA38BA" w:rsidRPr="00096C14">
          <w:rPr>
            <w:i/>
            <w:iCs/>
          </w:rPr>
          <w:t>precision</w:t>
        </w:r>
        <w:r w:rsidR="00BA38BA">
          <w:t xml:space="preserve"> of responses</w:t>
        </w:r>
      </w:ins>
      <w:ins w:id="355" w:author="Björn Jörges" w:date="2020-04-18T17:24:00Z">
        <w:r w:rsidR="00E70808">
          <w:t xml:space="preserve"> in preparation for the simulations we are conducting after.</w:t>
        </w:r>
      </w:ins>
      <w:del w:id="356" w:author="Björn Jörges" w:date="2020-04-18T05:22:00Z">
        <w:r w:rsidR="0031495E" w:rsidDel="00BA38BA">
          <w:delText>, it is worth reiterating the results for the timing task</w:delText>
        </w:r>
        <w:r w:rsidR="005C2993" w:rsidDel="00BA38BA">
          <w:delText xml:space="preserve"> for the</w:delText>
        </w:r>
        <w:r w:rsidR="00A05C6A" w:rsidDel="00BA38BA">
          <w:delText xml:space="preserve"> conditions we are using in our simulations</w:delText>
        </w:r>
        <w:r w:rsidR="0031495E" w:rsidDel="00BA38BA">
          <w:delText>.</w:delText>
        </w:r>
        <w:r w:rsidR="00A05C6A" w:rsidDel="00BA38BA">
          <w:delText xml:space="preserve"> We</w:delText>
        </w:r>
        <w:r w:rsidR="00B117EC" w:rsidDel="00BA38BA">
          <w:delText xml:space="preserve"> r</w:delText>
        </w:r>
        <w:r w:rsidR="00A05C6A" w:rsidDel="00BA38BA">
          <w:delText>eport mean timing errors as well their standard deviations</w:delText>
        </w:r>
        <w:r w:rsidR="00D90250" w:rsidDel="00BA38BA">
          <w:delText xml:space="preserve"> for the 0.7-1.3g trials </w:delText>
        </w:r>
        <w:r w:rsidR="008F5DD0" w:rsidDel="00BA38BA">
          <w:delText xml:space="preserve">both </w:delText>
        </w:r>
        <w:r w:rsidR="008F5DD0" w:rsidDel="00BA38BA">
          <w:lastRenderedPageBreak/>
          <w:delText xml:space="preserve">for the Short and the </w:delText>
        </w:r>
        <w:r w:rsidR="00D90250" w:rsidDel="00BA38BA">
          <w:delText>Long Occlusion condition</w:delText>
        </w:r>
        <w:r w:rsidR="008F5DD0" w:rsidDel="00BA38BA">
          <w:delText>s</w:delText>
        </w:r>
        <w:r w:rsidR="00D90250" w:rsidDel="00BA38BA">
          <w:delText>.</w:delText>
        </w:r>
      </w:del>
      <w:ins w:id="357" w:author="Björn Jörges" w:date="2020-04-18T17:25:00Z">
        <w:r w:rsidR="00E70808">
          <w:t xml:space="preserve"> We used a slightly different, more liberal outlier analysis for this project to make sure</w:t>
        </w:r>
      </w:ins>
      <w:ins w:id="358" w:author="Björn Jörges" w:date="2020-04-18T17:27:00Z">
        <w:r w:rsidR="00E70808">
          <w:t xml:space="preserve"> that we don’t lose any variability present in participants’ responses.</w:t>
        </w:r>
      </w:ins>
      <w:r w:rsidR="006C2849">
        <w:t xml:space="preserve"> </w:t>
      </w:r>
      <w:del w:id="359" w:author="Björn Jörges" w:date="2020-04-18T17:27:00Z">
        <w:r w:rsidR="006C2849" w:rsidDel="00E70808">
          <w:delText xml:space="preserve">Before proceeding to the analysis, we </w:delText>
        </w:r>
      </w:del>
      <w:ins w:id="360" w:author="Björn Jörges" w:date="2020-04-18T17:31:00Z">
        <w:r w:rsidR="00E70808">
          <w:t xml:space="preserve">We </w:t>
        </w:r>
      </w:ins>
      <w:ins w:id="361" w:author="Björn Jörges" w:date="2020-05-03T19:26:00Z">
        <w:r w:rsidR="00096C14">
          <w:t xml:space="preserve">also </w:t>
        </w:r>
      </w:ins>
      <w:r w:rsidR="006C2849">
        <w:t>exclude</w:t>
      </w:r>
      <w:ins w:id="362" w:author="Björn Jörges" w:date="2020-04-17T21:39:00Z">
        <w:r w:rsidR="00E06F6C">
          <w:t xml:space="preserve"> </w:t>
        </w:r>
      </w:ins>
      <w:ins w:id="363" w:author="Björn Jörges" w:date="2020-04-18T17:31:00Z">
        <w:r w:rsidR="00E70808">
          <w:t xml:space="preserve">all </w:t>
        </w:r>
      </w:ins>
      <w:ins w:id="364" w:author="Björn Jörges" w:date="2020-04-17T21:39:00Z">
        <w:r w:rsidR="00E06F6C">
          <w:t>data collected from the author (s10</w:t>
        </w:r>
      </w:ins>
      <w:ins w:id="365" w:author="Björn Jörges" w:date="2020-04-17T21:42:00Z">
        <w:r w:rsidR="00A82175">
          <w:t>; all 1344 trials</w:t>
        </w:r>
      </w:ins>
      <w:ins w:id="366" w:author="Björn Jörges" w:date="2020-04-17T21:39:00Z">
        <w:r w:rsidR="00E06F6C">
          <w:t xml:space="preserve">). </w:t>
        </w:r>
      </w:ins>
      <w:ins w:id="367" w:author="Björn Jörges" w:date="2020-04-18T17:31:00Z">
        <w:r w:rsidR="00E70808">
          <w:t>Further, we exclude all trials</w:t>
        </w:r>
      </w:ins>
      <w:del w:id="368" w:author="Björn Jörges" w:date="2020-04-18T17:31:00Z">
        <w:r w:rsidR="006C2849" w:rsidDel="00E70808">
          <w:delText xml:space="preserve"> </w:delText>
        </w:r>
      </w:del>
      <w:del w:id="369" w:author="Björn Jörges" w:date="2020-04-17T21:40:00Z">
        <w:r w:rsidR="006C2849" w:rsidDel="00E06F6C">
          <w:delText>all trials with an absolute error greater than 0.5 s (1091 of 13440 trials). Furthermore, we exclude all trials</w:delText>
        </w:r>
      </w:del>
      <w:r w:rsidR="006C2849">
        <w:t xml:space="preserve"> where subjects pressed the button before the target disappeared</w:t>
      </w:r>
      <w:ins w:id="370" w:author="Björn Jörges" w:date="2020-04-17T21:40:00Z">
        <w:r w:rsidR="00E06F6C">
          <w:t xml:space="preserve"> </w:t>
        </w:r>
      </w:ins>
      <w:ins w:id="371" w:author="Björn Jörges" w:date="2020-04-17T21:42:00Z">
        <w:r w:rsidR="00A82175">
          <w:t xml:space="preserve">(38 trials) </w:t>
        </w:r>
      </w:ins>
      <w:ins w:id="372" w:author="Björn Jörges" w:date="2020-04-17T21:40:00Z">
        <w:r w:rsidR="00E06F6C">
          <w:t xml:space="preserve">or where the temporal error </w:t>
        </w:r>
      </w:ins>
      <w:ins w:id="373" w:author="Björn Jörges" w:date="2020-05-03T19:26:00Z">
        <w:r w:rsidR="00096C14">
          <w:t>was</w:t>
        </w:r>
      </w:ins>
      <w:ins w:id="374" w:author="Björn Jörges" w:date="2020-04-17T21:40:00Z">
        <w:r w:rsidR="00E06F6C">
          <w:t xml:space="preserve"> greater than 2 s</w:t>
        </w:r>
      </w:ins>
      <w:ins w:id="375" w:author="Björn Jörges" w:date="2020-04-17T21:42:00Z">
        <w:r w:rsidR="00A82175">
          <w:t xml:space="preserve"> (178 trials)</w:t>
        </w:r>
      </w:ins>
      <w:ins w:id="376" w:author="Björn Jörges" w:date="2020-04-17T21:40:00Z">
        <w:r w:rsidR="00E06F6C">
          <w:t>.</w:t>
        </w:r>
      </w:ins>
      <w:ins w:id="377" w:author="Björn Jörges" w:date="2020-04-17T21:43:00Z">
        <w:r w:rsidR="00A82175">
          <w:t xml:space="preserve"> Overall, we excluded 1.6% of all trials from the </w:t>
        </w:r>
      </w:ins>
      <w:ins w:id="378" w:author="Björn Jörges" w:date="2020-04-17T21:44:00Z">
        <w:r w:rsidR="00A82175">
          <w:t>nine participants included in</w:t>
        </w:r>
        <w:r w:rsidR="00F722BA">
          <w:t xml:space="preserve"> the</w:t>
        </w:r>
        <w:r w:rsidR="00A82175">
          <w:t xml:space="preserve"> analysis. </w:t>
        </w:r>
      </w:ins>
      <w:del w:id="379" w:author="Björn Jörges" w:date="2020-04-17T21:40:00Z">
        <w:r w:rsidR="006C2849" w:rsidDel="00E06F6C">
          <w:delText xml:space="preserve"> (26 of the remaining 12349</w:delText>
        </w:r>
        <w:r w:rsidR="002175DD" w:rsidDel="00E06F6C">
          <w:delText xml:space="preserve"> trials</w:delText>
        </w:r>
        <w:r w:rsidR="006C2849" w:rsidDel="00E06F6C">
          <w:delText xml:space="preserve">). </w:delText>
        </w:r>
      </w:del>
      <w:del w:id="380" w:author="Björn Jörges" w:date="2020-04-17T19:03:00Z">
        <w:r w:rsidR="006C2849" w:rsidDel="00B23734">
          <w:delText xml:space="preserve">Finally, we also </w:delText>
        </w:r>
      </w:del>
      <w:del w:id="381" w:author="Björn Jörges" w:date="2020-04-17T21:40:00Z">
        <w:r w:rsidR="006C2849" w:rsidDel="00E06F6C">
          <w:delText>excluded subject s</w:delText>
        </w:r>
      </w:del>
      <w:del w:id="382" w:author="Björn Jörges" w:date="2020-04-17T19:03:00Z">
        <w:r w:rsidR="006C2849" w:rsidDel="00B23734">
          <w:delText>09</w:delText>
        </w:r>
      </w:del>
      <w:del w:id="383" w:author="Björn Jörges" w:date="2020-04-17T21:40:00Z">
        <w:r w:rsidR="006C2849" w:rsidDel="00E06F6C">
          <w:delText xml:space="preserve"> from these analyses</w:delText>
        </w:r>
        <w:r w:rsidR="002175DD" w:rsidDel="00E06F6C">
          <w:delText xml:space="preserve"> (531 of the remaining</w:delText>
        </w:r>
        <w:r w:rsidR="006C2849" w:rsidDel="00E06F6C">
          <w:delText xml:space="preserve"> </w:delText>
        </w:r>
        <w:r w:rsidR="002175DD" w:rsidDel="00E06F6C">
          <w:delText xml:space="preserve">12323 trials) </w:delText>
        </w:r>
        <w:r w:rsidR="006C2849" w:rsidDel="00E06F6C">
          <w:delText xml:space="preserve">because they </w:delText>
        </w:r>
      </w:del>
      <w:del w:id="384" w:author="Björn Jörges" w:date="2020-04-17T19:03:00Z">
        <w:r w:rsidR="006C2849" w:rsidDel="00B23734">
          <w:delText>displayed a mean temporal error (</w:delText>
        </w:r>
        <w:r w:rsidR="00AC5F1C" w:rsidDel="00B23734">
          <w:delText>0.23 s)</w:delText>
        </w:r>
        <w:r w:rsidR="006C2849" w:rsidDel="00B23734">
          <w:delText xml:space="preserve"> far above the other subjects</w:delText>
        </w:r>
        <w:r w:rsidR="00AC5F1C" w:rsidDel="00B23734">
          <w:delText xml:space="preserve"> (-0.08 to 0.1 s</w:delText>
        </w:r>
        <w:r w:rsidR="002175DD" w:rsidDel="00B23734">
          <w:delText>)</w:delText>
        </w:r>
      </w:del>
      <w:del w:id="385" w:author="Björn Jörges" w:date="2020-04-17T21:40:00Z">
        <w:r w:rsidR="002175DD" w:rsidDel="00E06F6C">
          <w:delText>.</w:delText>
        </w:r>
      </w:del>
      <w:ins w:id="386" w:author="Björn Jörges" w:date="2020-04-17T19:03:00Z">
        <w:r w:rsidR="00B23734">
          <w:t xml:space="preserve"> To make</w:t>
        </w:r>
      </w:ins>
      <w:ins w:id="387" w:author="Björn Jörges" w:date="2020-04-17T19:07:00Z">
        <w:r w:rsidR="0079104E">
          <w:t xml:space="preserve"> it easier to compare</w:t>
        </w:r>
      </w:ins>
      <w:ins w:id="388" w:author="Björn Jörges" w:date="2020-04-17T19:03:00Z">
        <w:r w:rsidR="00B23734">
          <w:t xml:space="preserve"> </w:t>
        </w:r>
      </w:ins>
      <w:ins w:id="389" w:author="Björn Jörges" w:date="2020-04-17T19:04:00Z">
        <w:r w:rsidR="00B23734">
          <w:t>temporal errors across conditions, we then compute</w:t>
        </w:r>
      </w:ins>
      <w:ins w:id="390" w:author="Björn Jörges" w:date="2020-05-03T19:26:00Z">
        <w:r w:rsidR="00096C14">
          <w:t>d</w:t>
        </w:r>
      </w:ins>
      <w:ins w:id="391" w:author="Björn Jörges" w:date="2020-04-17T19:04:00Z">
        <w:r w:rsidR="00B23734">
          <w:t xml:space="preserve"> </w:t>
        </w:r>
      </w:ins>
      <w:ins w:id="392" w:author="Björn Jörges" w:date="2020-04-17T19:07:00Z">
        <w:r w:rsidR="0079104E">
          <w:t xml:space="preserve">the </w:t>
        </w:r>
      </w:ins>
      <w:ins w:id="393" w:author="Björn Jörges" w:date="2020-04-17T19:04:00Z">
        <w:r w:rsidR="00B23734">
          <w:t>error ratio</w:t>
        </w:r>
      </w:ins>
      <w:ins w:id="394" w:author="Björn Jörges" w:date="2020-04-17T19:05:00Z">
        <w:r w:rsidR="00B23734">
          <w:t>:</w:t>
        </w:r>
      </w:ins>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23734" w:rsidRPr="00277A48" w14:paraId="66B02724" w14:textId="77777777" w:rsidTr="000A5C20">
        <w:trPr>
          <w:trHeight w:val="376"/>
          <w:ins w:id="395" w:author="Björn Jörges" w:date="2020-04-17T19:06:00Z"/>
        </w:trPr>
        <w:tc>
          <w:tcPr>
            <w:tcW w:w="8314" w:type="dxa"/>
            <w:shd w:val="clear" w:color="auto" w:fill="FFFFFF" w:themeFill="background1"/>
            <w:vAlign w:val="center"/>
          </w:tcPr>
          <w:p w14:paraId="67A266A4" w14:textId="6FF09932" w:rsidR="00B23734" w:rsidRPr="00FE16F2" w:rsidRDefault="00B23734" w:rsidP="000A5C20">
            <w:pPr>
              <w:pStyle w:val="MaterialsandMethodsText"/>
              <w:spacing w:line="480" w:lineRule="auto"/>
              <w:rPr>
                <w:ins w:id="396" w:author="Björn Jörges" w:date="2020-04-17T19:06:00Z"/>
                <w:sz w:val="20"/>
                <w:szCs w:val="20"/>
              </w:rPr>
            </w:pPr>
            <m:oMathPara>
              <m:oMath>
                <m:r>
                  <w:ins w:id="397" w:author="Björn Jörges" w:date="2020-04-17T19:06:00Z">
                    <w:rPr>
                      <w:rFonts w:ascii="Cambria Math" w:hAnsi="Cambria Math"/>
                      <w:sz w:val="20"/>
                      <w:szCs w:val="20"/>
                    </w:rPr>
                    <m:t>Error Ratio=</m:t>
                  </w:ins>
                </m:r>
                <m:f>
                  <m:fPr>
                    <m:ctrlPr>
                      <w:ins w:id="398" w:author="Björn Jörges" w:date="2020-04-17T19:06:00Z">
                        <w:rPr>
                          <w:rFonts w:ascii="Cambria Math" w:hAnsi="Cambria Math"/>
                          <w:i/>
                          <w:sz w:val="20"/>
                          <w:szCs w:val="20"/>
                        </w:rPr>
                      </w:ins>
                    </m:ctrlPr>
                  </m:fPr>
                  <m:num>
                    <m:r>
                      <w:ins w:id="399" w:author="Björn Jörges" w:date="2020-04-17T19:06:00Z">
                        <w:rPr>
                          <w:rFonts w:ascii="Cambria Math" w:hAnsi="Cambria Math"/>
                          <w:sz w:val="20"/>
                          <w:szCs w:val="20"/>
                        </w:rPr>
                        <m:t>Error+Occluded Duration</m:t>
                      </w:ins>
                    </m:r>
                  </m:num>
                  <m:den>
                    <m:r>
                      <w:ins w:id="400" w:author="Björn Jörges" w:date="2020-04-17T19:06:00Z">
                        <w:rPr>
                          <w:rFonts w:ascii="Cambria Math" w:hAnsi="Cambria Math"/>
                          <w:sz w:val="20"/>
                          <w:szCs w:val="20"/>
                        </w:rPr>
                        <m:t>Occluded Duration</m:t>
                      </w:ins>
                    </m:r>
                  </m:den>
                </m:f>
              </m:oMath>
            </m:oMathPara>
          </w:p>
        </w:tc>
        <w:tc>
          <w:tcPr>
            <w:tcW w:w="783" w:type="dxa"/>
            <w:shd w:val="clear" w:color="auto" w:fill="FFFFFF" w:themeFill="background1"/>
            <w:vAlign w:val="center"/>
          </w:tcPr>
          <w:p w14:paraId="5C488F59" w14:textId="6EF4234D" w:rsidR="00B23734" w:rsidRPr="00277A48" w:rsidRDefault="00B23734" w:rsidP="000A5C20">
            <w:pPr>
              <w:pStyle w:val="MaterialsandMethodsText"/>
              <w:spacing w:line="480" w:lineRule="auto"/>
              <w:rPr>
                <w:ins w:id="401" w:author="Björn Jörges" w:date="2020-04-17T19:06:00Z"/>
              </w:rPr>
            </w:pPr>
            <w:ins w:id="402" w:author="Björn Jörges" w:date="2020-04-17T19:06:00Z">
              <w:r w:rsidRPr="00277A48">
                <w:t>[</w:t>
              </w:r>
              <w:r>
                <w:t>4</w:t>
              </w:r>
              <w:r w:rsidRPr="00277A48">
                <w:t>]</w:t>
              </w:r>
            </w:ins>
          </w:p>
        </w:tc>
      </w:tr>
    </w:tbl>
    <w:p w14:paraId="02FAFAF0" w14:textId="7CAEBE20" w:rsidR="00B23734" w:rsidRPr="00FE16F2" w:rsidDel="00B23734" w:rsidRDefault="00B23734" w:rsidP="00BE7928">
      <w:pPr>
        <w:spacing w:line="480" w:lineRule="auto"/>
        <w:jc w:val="both"/>
        <w:rPr>
          <w:del w:id="403" w:author="Björn Jörges" w:date="2020-04-17T19:05:00Z"/>
          <w:rFonts w:eastAsiaTheme="minorEastAsia"/>
        </w:rPr>
      </w:pPr>
    </w:p>
    <w:p w14:paraId="088469D0" w14:textId="651AD303" w:rsidR="00036B8B" w:rsidRDefault="00433A31" w:rsidP="00BE7928">
      <w:pPr>
        <w:spacing w:line="480" w:lineRule="auto"/>
        <w:jc w:val="both"/>
        <w:rPr>
          <w:ins w:id="404" w:author="Björn Jörges" w:date="2020-04-17T21:33:00Z"/>
        </w:rPr>
      </w:pPr>
      <w:ins w:id="405" w:author="Björn Jörges" w:date="2020-04-17T21:45:00Z">
        <w:r>
          <w:t xml:space="preserve">In </w:t>
        </w:r>
        <w:r>
          <w:fldChar w:fldCharType="begin"/>
        </w:r>
        <w:r>
          <w:instrText xml:space="preserve"> REF _Ref38052355 \h </w:instrText>
        </w:r>
      </w:ins>
      <w:r>
        <w:fldChar w:fldCharType="separate"/>
      </w:r>
      <w:ins w:id="406" w:author="Björn Jörges" w:date="2020-04-17T21:45:00Z">
        <w:r w:rsidRPr="00F515FC">
          <w:t xml:space="preserve">Figure </w:t>
        </w:r>
        <w:r>
          <w:rPr>
            <w:noProof/>
          </w:rPr>
          <w:t>3</w:t>
        </w:r>
        <w:r>
          <w:fldChar w:fldCharType="end"/>
        </w:r>
        <w:r>
          <w:t xml:space="preserve">, we illustrate </w:t>
        </w:r>
      </w:ins>
      <w:ins w:id="407" w:author="Björn Jörges" w:date="2020-04-17T21:46:00Z">
        <w:r>
          <w:t>the response distributions.</w:t>
        </w:r>
      </w:ins>
      <w:ins w:id="408" w:author="Björn Jörges" w:date="2020-04-17T21:45:00Z">
        <w:r>
          <w:t xml:space="preserve"> </w:t>
        </w:r>
      </w:ins>
      <w:ins w:id="409" w:author="Björn Jörges" w:date="2020-04-17T21:33:00Z">
        <w:r w:rsidR="00036B8B">
          <w:t xml:space="preserve">For an analysis and interpretation of </w:t>
        </w:r>
      </w:ins>
      <w:ins w:id="410" w:author="Björn Jörges" w:date="2020-04-17T21:34:00Z">
        <w:r w:rsidR="00036B8B">
          <w:t xml:space="preserve">the effect of gravitational motion on accuracy, please see our previous paper </w:t>
        </w:r>
        <w:r w:rsidR="00036B8B">
          <w:fldChar w:fldCharType="begin" w:fldLock="1"/>
        </w:r>
      </w:ins>
      <w:r w:rsidR="00036B8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036B8B">
        <w:fldChar w:fldCharType="separate"/>
      </w:r>
      <w:r w:rsidR="00036B8B" w:rsidRPr="00036B8B">
        <w:rPr>
          <w:noProof/>
        </w:rPr>
        <w:t>(Jörges &amp; López-Moliner, 2019)</w:t>
      </w:r>
      <w:ins w:id="411" w:author="Björn Jörges" w:date="2020-04-17T21:34:00Z">
        <w:r w:rsidR="00036B8B">
          <w:fldChar w:fldCharType="end"/>
        </w:r>
        <w:r w:rsidR="00036B8B">
          <w:t>.</w:t>
        </w:r>
      </w:ins>
    </w:p>
    <w:p w14:paraId="53A6A226" w14:textId="0EA91B2E" w:rsidR="00FF18AE" w:rsidDel="00FF18AE" w:rsidRDefault="00E470D6" w:rsidP="00BE7928">
      <w:pPr>
        <w:spacing w:line="480" w:lineRule="auto"/>
        <w:jc w:val="both"/>
        <w:rPr>
          <w:del w:id="412" w:author="Björn Jörges" w:date="2020-04-17T19:07:00Z"/>
        </w:rPr>
      </w:pPr>
      <w:del w:id="413" w:author="Björn Jörges" w:date="2020-04-17T21:33:00Z">
        <w:r w:rsidRPr="00E470D6" w:rsidDel="00036B8B">
          <w:delText>To</w:delText>
        </w:r>
        <w:r w:rsidDel="00036B8B">
          <w:delText xml:space="preserve"> assess biases, we fit</w:delText>
        </w:r>
        <w:r w:rsidR="00D94AEE" w:rsidDel="00036B8B">
          <w:delText>ted</w:delText>
        </w:r>
        <w:r w:rsidDel="00036B8B">
          <w:delText xml:space="preserve"> a Linear Mixed Model </w:delText>
        </w:r>
        <w:r w:rsidR="00F515FC" w:rsidDel="00036B8B">
          <w:delText xml:space="preserve">(using the lme4 package in R) </w:delText>
        </w:r>
        <w:r w:rsidR="00D94AEE" w:rsidDel="00036B8B">
          <w:delText>where the Temporal Error is explained by</w:delText>
        </w:r>
        <w:r w:rsidR="00D94AEE" w:rsidDel="00036B8B">
          <w:softHyphen/>
        </w:r>
        <w:r w:rsidDel="00036B8B">
          <w:delText xml:space="preserve"> Gravity as fixed effect, and intercepts per Subject as random effects.</w:delText>
        </w:r>
        <w:r w:rsidR="00F515FC" w:rsidDel="00036B8B">
          <w:delText xml:space="preserve"> In lme4 syntax, this translates to:</w:delText>
        </w:r>
      </w:del>
    </w:p>
    <w:p w14:paraId="5A52153E" w14:textId="172C145B" w:rsidR="00F515FC" w:rsidDel="00036B8B" w:rsidRDefault="00F515FC" w:rsidP="00BE7928">
      <w:pPr>
        <w:spacing w:line="480" w:lineRule="auto"/>
        <w:jc w:val="both"/>
        <w:rPr>
          <w:del w:id="414" w:author="Björn Jörges" w:date="2020-04-17T21:33:00Z"/>
        </w:rPr>
      </w:pPr>
      <m:oMathPara>
        <m:oMath>
          <m:r>
            <w:del w:id="415" w:author="Björn Jörges" w:date="2020-04-17T19:07:00Z">
              <w:rPr>
                <w:rFonts w:ascii="Cambria Math" w:hAnsi="Cambria Math"/>
              </w:rPr>
              <m:t>TimingError</m:t>
            </w:del>
          </m:r>
          <m:r>
            <w:del w:id="416" w:author="Björn Jörges" w:date="2020-04-17T19:08:00Z">
              <w:rPr>
                <w:rFonts w:ascii="Cambria Math" w:hAnsi="Cambria Math"/>
              </w:rPr>
              <m:t xml:space="preserve"> ~ Gravity+</m:t>
            </w:del>
          </m:r>
          <m:d>
            <m:dPr>
              <m:endChr m:val="|"/>
              <m:ctrlPr>
                <w:del w:id="417" w:author="Björn Jörges" w:date="2020-04-17T19:08:00Z">
                  <w:rPr>
                    <w:rFonts w:ascii="Cambria Math" w:hAnsi="Cambria Math"/>
                    <w:i/>
                  </w:rPr>
                </w:del>
              </m:ctrlPr>
            </m:dPr>
            <m:e>
              <m:r>
                <w:del w:id="418" w:author="Björn Jörges" w:date="2020-04-17T19:08:00Z">
                  <w:rPr>
                    <w:rFonts w:ascii="Cambria Math" w:hAnsi="Cambria Math"/>
                  </w:rPr>
                  <m:t xml:space="preserve">1 </m:t>
                </w:del>
              </m:r>
            </m:e>
          </m:d>
          <m:r>
            <w:del w:id="419" w:author="Björn Jörges" w:date="2020-04-17T19:08:00Z">
              <w:rPr>
                <w:rFonts w:ascii="Cambria Math" w:hAnsi="Cambria Math"/>
              </w:rPr>
              <m:t>Subject)</m:t>
            </w:del>
          </m:r>
        </m:oMath>
      </m:oMathPara>
    </w:p>
    <w:p w14:paraId="181B0F51" w14:textId="2988455B" w:rsidR="00812DA7" w:rsidDel="00812DA7" w:rsidRDefault="00E470D6" w:rsidP="00BE7928">
      <w:pPr>
        <w:spacing w:line="480" w:lineRule="auto"/>
        <w:jc w:val="both"/>
        <w:rPr>
          <w:del w:id="420" w:author="Björn Jörges" w:date="2020-04-17T19:09:00Z"/>
        </w:rPr>
      </w:pPr>
      <w:del w:id="421" w:author="Björn Jörges" w:date="2020-04-17T21:33:00Z">
        <w:r w:rsidDel="00036B8B">
          <w:delText>We compare this Test Model to a Null Model, without fixed effects and only intercepts per Subject as random effects</w:delText>
        </w:r>
        <w:r w:rsidR="00F515FC" w:rsidDel="00036B8B">
          <w:delText>:</w:delText>
        </w:r>
      </w:del>
    </w:p>
    <w:p w14:paraId="2CF17AE1" w14:textId="3EDF982E" w:rsidR="00F515FC" w:rsidDel="00812DA7" w:rsidRDefault="00F515FC" w:rsidP="00BE7928">
      <w:pPr>
        <w:spacing w:line="480" w:lineRule="auto"/>
        <w:jc w:val="both"/>
        <w:rPr>
          <w:del w:id="422" w:author="Björn Jörges" w:date="2020-04-17T19:09:00Z"/>
        </w:rPr>
      </w:pPr>
      <m:oMathPara>
        <m:oMath>
          <m:r>
            <w:del w:id="423" w:author="Björn Jörges" w:date="2020-04-17T19:07:00Z">
              <w:rPr>
                <w:rFonts w:ascii="Cambria Math" w:hAnsi="Cambria Math"/>
              </w:rPr>
              <m:t>TimingError</m:t>
            </w:del>
          </m:r>
          <m:r>
            <w:del w:id="424" w:author="Björn Jörges" w:date="2020-04-17T19:09:00Z">
              <w:rPr>
                <w:rFonts w:ascii="Cambria Math" w:hAnsi="Cambria Math"/>
              </w:rPr>
              <m:t xml:space="preserve"> ~ </m:t>
            </w:del>
          </m:r>
          <m:d>
            <m:dPr>
              <m:endChr m:val="|"/>
              <m:ctrlPr>
                <w:del w:id="425" w:author="Björn Jörges" w:date="2020-04-17T19:09:00Z">
                  <w:rPr>
                    <w:rFonts w:ascii="Cambria Math" w:hAnsi="Cambria Math"/>
                    <w:i/>
                  </w:rPr>
                </w:del>
              </m:ctrlPr>
            </m:dPr>
            <m:e>
              <m:r>
                <w:del w:id="426" w:author="Björn Jörges" w:date="2020-04-17T19:09:00Z">
                  <w:rPr>
                    <w:rFonts w:ascii="Cambria Math" w:hAnsi="Cambria Math"/>
                  </w:rPr>
                  <m:t xml:space="preserve">1 </m:t>
                </w:del>
              </m:r>
            </m:e>
          </m:d>
          <m:r>
            <w:del w:id="427" w:author="Björn Jörges" w:date="2020-04-17T19:09:00Z">
              <w:rPr>
                <w:rFonts w:ascii="Cambria Math" w:hAnsi="Cambria Math"/>
              </w:rPr>
              <m:t>Subject)</m:t>
            </w:del>
          </m:r>
        </m:oMath>
      </m:oMathPara>
    </w:p>
    <w:p w14:paraId="354FADD7" w14:textId="3318B99F" w:rsidR="0031495E" w:rsidDel="00036B8B" w:rsidRDefault="00E470D6" w:rsidP="00BE7928">
      <w:pPr>
        <w:spacing w:line="480" w:lineRule="auto"/>
        <w:jc w:val="both"/>
        <w:rPr>
          <w:del w:id="428" w:author="Björn Jörges" w:date="2020-04-17T21:33:00Z"/>
        </w:rPr>
      </w:pPr>
      <w:del w:id="429" w:author="Björn Jörges" w:date="2020-04-17T21:33:00Z">
        <w:r w:rsidDel="00036B8B">
          <w:lastRenderedPageBreak/>
          <w:delText xml:space="preserve">An </w:delText>
        </w:r>
        <w:r w:rsidR="00910B28" w:rsidDel="00036B8B">
          <w:delText>Likelihood Ratio Test</w:delText>
        </w:r>
        <w:r w:rsidDel="00036B8B">
          <w:delText xml:space="preserve"> showed that the Test Model is significantly better than the Null Model (p &lt; 0.001</w:delText>
        </w:r>
        <w:r w:rsidRPr="00E470D6" w:rsidDel="00036B8B">
          <w:delText>)</w:delText>
        </w:r>
        <w:r w:rsidDel="00036B8B">
          <w:delText>, and the regression coefficient for Gravity is 0.022 (SE = 0.0007). That is, higher gravities are related to higher values of the temporal errors; higher gravities thus lead to too late responses, while lower gravities lead to too early responses.</w:delText>
        </w:r>
        <w:r w:rsidR="00D62B98" w:rsidDel="00036B8B">
          <w:delText xml:space="preserve"> </w:delText>
        </w:r>
        <w:r w:rsidR="00B13CEC" w:rsidDel="00036B8B">
          <w:fldChar w:fldCharType="begin"/>
        </w:r>
        <w:r w:rsidR="00B13CEC" w:rsidDel="00036B8B">
          <w:delInstrText xml:space="preserve"> REF _Ref27671330 \h </w:delInstrText>
        </w:r>
        <w:r w:rsidR="00BE7928" w:rsidDel="00036B8B">
          <w:delInstrText xml:space="preserve"> \* MERGEFORMAT </w:delInstrText>
        </w:r>
        <w:r w:rsidR="00B13CEC" w:rsidDel="00036B8B">
          <w:fldChar w:fldCharType="separate"/>
        </w:r>
        <w:r w:rsidR="00F26F6E" w:rsidRPr="00F515FC" w:rsidDel="00036B8B">
          <w:delText xml:space="preserve">Figure </w:delText>
        </w:r>
        <w:r w:rsidR="00F26F6E" w:rsidDel="00036B8B">
          <w:rPr>
            <w:noProof/>
          </w:rPr>
          <w:delText>3</w:delText>
        </w:r>
        <w:r w:rsidR="00B13CEC" w:rsidDel="00036B8B">
          <w:fldChar w:fldCharType="end"/>
        </w:r>
        <w:r w:rsidR="00B13CEC" w:rsidDel="00036B8B">
          <w:delText xml:space="preserve"> illustrate</w:delText>
        </w:r>
        <w:r w:rsidR="00907381" w:rsidDel="00036B8B">
          <w:delText>s</w:delText>
        </w:r>
        <w:r w:rsidR="00D62B98" w:rsidDel="00036B8B">
          <w:delText xml:space="preserve"> the </w:delText>
        </w:r>
        <w:r w:rsidR="00B13CEC" w:rsidDel="00036B8B">
          <w:delText xml:space="preserve">distributions of </w:delText>
        </w:r>
        <w:r w:rsidR="00D62B98" w:rsidDel="00036B8B">
          <w:delText>Temporal Errors</w:delText>
        </w:r>
        <w:r w:rsidR="00B13CEC" w:rsidDel="00036B8B">
          <w:delText xml:space="preserve"> across subjects.</w:delText>
        </w:r>
      </w:del>
    </w:p>
    <w:p w14:paraId="0DE00BE5" w14:textId="77777777" w:rsidR="00BE7928" w:rsidRDefault="00BE7928" w:rsidP="00BE7928">
      <w:pPr>
        <w:keepNext/>
        <w:spacing w:line="480" w:lineRule="auto"/>
        <w:jc w:val="both"/>
      </w:pPr>
      <w:r>
        <w:rPr>
          <w:noProof/>
          <w:lang w:val="de-DE"/>
        </w:rPr>
        <w:drawing>
          <wp:inline distT="0" distB="0" distL="0" distR="0" wp14:anchorId="75F79E84" wp14:editId="3946FDB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24F043F4" w:rsidR="00BE7928" w:rsidRPr="00BE7928" w:rsidRDefault="00BE7928" w:rsidP="00BE7928">
      <w:pPr>
        <w:pStyle w:val="Caption"/>
        <w:jc w:val="both"/>
        <w:rPr>
          <w:lang w:val="en-US"/>
        </w:rPr>
      </w:pPr>
      <w:bookmarkStart w:id="430" w:name="_Ref38052355"/>
      <w:bookmarkStart w:id="431" w:name="_Ref27671330"/>
      <w:r w:rsidRPr="00F515FC">
        <w:rPr>
          <w:lang w:val="en-US"/>
        </w:rPr>
        <w:t xml:space="preserve">Figure </w:t>
      </w:r>
      <w:r>
        <w:fldChar w:fldCharType="begin"/>
      </w:r>
      <w:r w:rsidRPr="00F515FC">
        <w:rPr>
          <w:lang w:val="en-US"/>
        </w:rPr>
        <w:instrText xml:space="preserve"> SEQ Figure \* ARABIC </w:instrText>
      </w:r>
      <w:r>
        <w:fldChar w:fldCharType="separate"/>
      </w:r>
      <w:r>
        <w:rPr>
          <w:noProof/>
          <w:lang w:val="en-US"/>
        </w:rPr>
        <w:t>3</w:t>
      </w:r>
      <w:r>
        <w:fldChar w:fldCharType="end"/>
      </w:r>
      <w:bookmarkEnd w:id="430"/>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431"/>
      <w:r w:rsidRPr="00B377BA">
        <w:rPr>
          <w:lang w:val="en-US"/>
        </w:rPr>
        <w:t xml:space="preserve"> </w:t>
      </w:r>
    </w:p>
    <w:p w14:paraId="1B7EAC2F" w14:textId="08AD1268" w:rsidR="00F515FC" w:rsidRDefault="00036B8B" w:rsidP="00BE7928">
      <w:pPr>
        <w:spacing w:line="480" w:lineRule="auto"/>
        <w:jc w:val="both"/>
        <w:rPr>
          <w:ins w:id="432" w:author="Björn Jörges" w:date="2020-04-17T19:10:00Z"/>
        </w:rPr>
      </w:pPr>
      <w:ins w:id="433" w:author="Björn Jörges" w:date="2020-04-17T21:35:00Z">
        <w:r>
          <w:t>While we used Linear Mixed Modelling to assess accuracy, a</w:t>
        </w:r>
      </w:ins>
      <w:del w:id="434" w:author="Björn Jörges" w:date="2020-04-17T21:35:00Z">
        <w:r w:rsidR="00D37CCB" w:rsidDel="00036B8B">
          <w:delText>A</w:delText>
        </w:r>
      </w:del>
      <w:r w:rsidR="00D37CCB">
        <w:t xml:space="preserve">ssessing precision differences between conditions is not straight-forward with </w:t>
      </w:r>
      <w:del w:id="435" w:author="Björn Jörges" w:date="2020-04-17T21:35:00Z">
        <w:r w:rsidR="00D37CCB" w:rsidDel="00036B8B">
          <w:delText>regular Linear Mixed Modelling</w:delText>
        </w:r>
      </w:del>
      <w:ins w:id="436" w:author="Björn Jörges" w:date="2020-04-17T21:35:00Z">
        <w:r>
          <w:t>this method</w:t>
        </w:r>
      </w:ins>
      <w:r w:rsidR="00D37CCB">
        <w:t>. Therefore, we employ Bayesian Linear Mixed Modelling</w:t>
      </w:r>
      <w:ins w:id="437" w:author="Björn Jörges" w:date="2020-04-17T21:35:00Z">
        <w:r>
          <w:t xml:space="preserve"> </w:t>
        </w:r>
      </w:ins>
      <w:del w:id="438" w:author="Björn Jörges" w:date="2020-04-18T17:04:00Z">
        <w:r w:rsidR="00D37CCB" w:rsidDel="002B544F">
          <w:delText xml:space="preserve"> </w:delText>
        </w:r>
      </w:del>
      <w:r w:rsidR="00D37CCB">
        <w:t xml:space="preserve">to assess whether gravity has an impact on the precision of the timing responses. The R package brms </w:t>
      </w:r>
      <w:r w:rsidR="00D37CCB">
        <w:fldChar w:fldCharType="begin" w:fldLock="1"/>
      </w:r>
      <w:r w:rsidR="00D37CCB">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D37CCB">
        <w:fldChar w:fldCharType="separate"/>
      </w:r>
      <w:r w:rsidR="00D37CCB" w:rsidRPr="00D37CCB">
        <w:rPr>
          <w:noProof/>
        </w:rPr>
        <w:t>(Bürkner, 2018)</w:t>
      </w:r>
      <w:r w:rsidR="00D37CCB">
        <w:fldChar w:fldCharType="end"/>
      </w:r>
      <w:r w:rsidR="00D37CCB">
        <w:t xml:space="preserve">, which provides user-friendly interface for the package </w:t>
      </w:r>
      <w:proofErr w:type="spellStart"/>
      <w:r w:rsidR="00D37CCB">
        <w:t>rstan</w:t>
      </w:r>
      <w:proofErr w:type="spellEnd"/>
      <w:r w:rsidR="00D37CCB">
        <w:t xml:space="preserve"> </w:t>
      </w:r>
      <w:r w:rsidR="00D37CCB">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D37CCB">
        <w:fldChar w:fldCharType="separate"/>
      </w:r>
      <w:r w:rsidR="00D37CCB" w:rsidRPr="00D37CCB">
        <w:rPr>
          <w:noProof/>
        </w:rPr>
        <w:t>(Stan Development Team, 2016)</w:t>
      </w:r>
      <w:r w:rsidR="00D37CCB">
        <w:fldChar w:fldCharType="end"/>
      </w:r>
      <w:ins w:id="439" w:author="Björn Jörges" w:date="2020-04-18T17:20:00Z">
        <w:r w:rsidR="00D116EF">
          <w:t>,</w:t>
        </w:r>
      </w:ins>
      <w:r w:rsidR="00D37CCB">
        <w:t xml:space="preserve"> uses </w:t>
      </w:r>
      <w:del w:id="440" w:author="Björn Jörges" w:date="2020-04-18T16:42:00Z">
        <w:r w:rsidR="00D37CCB" w:rsidDel="00BB7583">
          <w:delText xml:space="preserve">the </w:delText>
        </w:r>
      </w:del>
      <w:ins w:id="441" w:author="Björn Jörges" w:date="2020-04-18T16:42:00Z">
        <w:r w:rsidR="00BB7583">
          <w:t xml:space="preserve">a very </w:t>
        </w:r>
      </w:ins>
      <w:del w:id="442" w:author="Björn Jörges" w:date="2020-04-18T16:45:00Z">
        <w:r w:rsidR="00D37CCB" w:rsidDel="00BB7583">
          <w:delText xml:space="preserve">same </w:delText>
        </w:r>
      </w:del>
      <w:ins w:id="443" w:author="Björn Jörges" w:date="2020-04-18T16:45:00Z">
        <w:r w:rsidR="00BB7583">
          <w:t xml:space="preserve">similar </w:t>
        </w:r>
      </w:ins>
      <w:r w:rsidR="00D37CCB">
        <w:t xml:space="preserve">syntax </w:t>
      </w:r>
      <w:del w:id="444" w:author="Björn Jörges" w:date="2020-04-18T16:45:00Z">
        <w:r w:rsidR="00D37CCB" w:rsidDel="00BB7583">
          <w:delText xml:space="preserve">as </w:delText>
        </w:r>
      </w:del>
      <w:ins w:id="445" w:author="Björn Jörges" w:date="2020-04-18T16:45:00Z">
        <w:r w:rsidR="00BB7583">
          <w:t xml:space="preserve">to </w:t>
        </w:r>
      </w:ins>
      <w:ins w:id="446" w:author="Björn Jörges" w:date="2020-04-18T16:44:00Z">
        <w:r w:rsidR="00BB7583">
          <w:t xml:space="preserve">the more well-known </w:t>
        </w:r>
      </w:ins>
      <w:r w:rsidR="00D37CCB">
        <w:t>lme4</w:t>
      </w:r>
      <w:ins w:id="447" w:author="Björn Jörges" w:date="2020-04-18T17:04:00Z">
        <w:r w:rsidR="002B544F">
          <w:t xml:space="preserve"> </w:t>
        </w:r>
        <w:r w:rsidR="002B544F">
          <w:fldChar w:fldCharType="begin" w:fldLock="1"/>
        </w:r>
      </w:ins>
      <w:r w:rsidR="00C23250">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2B544F">
        <w:fldChar w:fldCharType="separate"/>
      </w:r>
      <w:r w:rsidR="002B544F" w:rsidRPr="002B544F">
        <w:rPr>
          <w:noProof/>
        </w:rPr>
        <w:t>(Bates, Mächler, Bolker, &amp; Walker, 2015)</w:t>
      </w:r>
      <w:ins w:id="448" w:author="Björn Jörges" w:date="2020-04-18T17:04:00Z">
        <w:r w:rsidR="002B544F">
          <w:fldChar w:fldCharType="end"/>
        </w:r>
      </w:ins>
      <w:r w:rsidR="00D37CCB">
        <w:t>.</w:t>
      </w:r>
      <w:ins w:id="449" w:author="Björn Jörges" w:date="2020-04-18T16:44:00Z">
        <w:r w:rsidR="00BB7583">
          <w:t xml:space="preserve"> In addition to </w:t>
        </w:r>
      </w:ins>
      <w:ins w:id="450" w:author="Björn Jörges" w:date="2020-04-18T16:45:00Z">
        <w:r w:rsidR="00BB7583">
          <w:t xml:space="preserve">mean differences, this type of analysis also allows </w:t>
        </w:r>
      </w:ins>
      <w:ins w:id="451" w:author="Björn Jörges" w:date="2020-04-18T17:02:00Z">
        <w:r w:rsidR="002B544F">
          <w:t xml:space="preserve">us to test for variability differences between conditions. We thus fit a </w:t>
        </w:r>
      </w:ins>
      <w:ins w:id="452" w:author="Björn Jörges" w:date="2020-04-18T17:04:00Z">
        <w:r w:rsidR="002B544F">
          <w:t>m</w:t>
        </w:r>
      </w:ins>
      <w:ins w:id="453" w:author="Björn Jörges" w:date="2020-04-18T17:02:00Z">
        <w:r w:rsidR="002B544F">
          <w:t>ixed model to explain both means and stan</w:t>
        </w:r>
      </w:ins>
      <w:ins w:id="454" w:author="Björn Jörges" w:date="2020-04-18T17:03:00Z">
        <w:r w:rsidR="002B544F">
          <w:t xml:space="preserve">dard deviations of the response distributions, with gravity as a fixed effect and varying </w:t>
        </w:r>
        <w:r w:rsidR="002B544F">
          <w:lastRenderedPageBreak/>
          <w:t>intercepts per participant as random effects.</w:t>
        </w:r>
      </w:ins>
      <w:r w:rsidR="00D37CCB">
        <w:t xml:space="preserve"> </w:t>
      </w:r>
      <w:del w:id="455" w:author="Björn Jörges" w:date="2020-04-18T17:04:00Z">
        <w:r w:rsidR="00D37CCB" w:rsidDel="002B544F">
          <w:delText>Thus, to test whether gravity had an impact on the precision of responses, we established the following test model</w:delText>
        </w:r>
      </w:del>
      <w:ins w:id="456" w:author="Björn Jörges" w:date="2020-04-18T17:04:00Z">
        <w:r w:rsidR="002B544F">
          <w:t>In lme4/brms syntax, th</w:t>
        </w:r>
      </w:ins>
      <w:ins w:id="457" w:author="Björn Jörges" w:date="2020-04-18T17:05:00Z">
        <w:r w:rsidR="002B544F">
          <w:t>e test model is specified as</w:t>
        </w:r>
      </w:ins>
      <w:r w:rsidR="00D37CCB">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12DA7" w:rsidRPr="00277A48" w14:paraId="54FD78E7" w14:textId="77777777" w:rsidTr="000A5C20">
        <w:trPr>
          <w:trHeight w:val="376"/>
          <w:ins w:id="458" w:author="Björn Jörges" w:date="2020-04-17T19:10:00Z"/>
        </w:trPr>
        <w:tc>
          <w:tcPr>
            <w:tcW w:w="8314" w:type="dxa"/>
            <w:shd w:val="clear" w:color="auto" w:fill="FFFFFF" w:themeFill="background1"/>
            <w:vAlign w:val="center"/>
          </w:tcPr>
          <w:p w14:paraId="3B78D0A3" w14:textId="77777777" w:rsidR="00906693" w:rsidRPr="00906693" w:rsidRDefault="00812DA7" w:rsidP="000A5C20">
            <w:pPr>
              <w:pStyle w:val="MaterialsandMethodsText"/>
              <w:spacing w:line="480" w:lineRule="auto"/>
              <w:rPr>
                <w:ins w:id="459" w:author="Björn Jörges" w:date="2020-04-18T16:27:00Z"/>
                <w:rFonts w:asciiTheme="minorHAnsi" w:hAnsiTheme="minorHAnsi" w:cstheme="minorBidi"/>
                <w:sz w:val="20"/>
                <w:szCs w:val="20"/>
                <w:lang w:val="es-ES"/>
              </w:rPr>
            </w:pPr>
            <m:oMathPara>
              <m:oMath>
                <m:r>
                  <w:ins w:id="460" w:author="Björn Jörges" w:date="2020-04-17T19:10:00Z">
                    <w:rPr>
                      <w:rFonts w:ascii="Cambria Math" w:hAnsi="Cambria Math"/>
                      <w:sz w:val="20"/>
                      <w:szCs w:val="20"/>
                    </w:rPr>
                    <m:t>Error</m:t>
                  </w:ins>
                </m:r>
                <m:r>
                  <w:ins w:id="461" w:author="Björn Jörges" w:date="2020-04-17T19:10:00Z">
                    <w:rPr>
                      <w:rFonts w:ascii="Cambria Math" w:hAnsi="Cambria Math"/>
                      <w:sz w:val="20"/>
                      <w:szCs w:val="20"/>
                      <w:lang w:val="es-ES"/>
                    </w:rPr>
                    <m:t xml:space="preserve"> </m:t>
                  </w:ins>
                </m:r>
                <m:r>
                  <w:ins w:id="462" w:author="Björn Jörges" w:date="2020-04-17T19:10:00Z">
                    <w:rPr>
                      <w:rFonts w:ascii="Cambria Math" w:hAnsi="Cambria Math"/>
                      <w:sz w:val="20"/>
                      <w:szCs w:val="20"/>
                    </w:rPr>
                    <m:t>Ratio</m:t>
                  </w:ins>
                </m:r>
                <m:r>
                  <w:ins w:id="463" w:author="Björn Jörges" w:date="2020-04-17T19:10:00Z">
                    <w:rPr>
                      <w:rFonts w:ascii="Cambria Math" w:hAnsi="Cambria Math"/>
                      <w:sz w:val="20"/>
                      <w:szCs w:val="20"/>
                      <w:lang w:val="es-ES"/>
                    </w:rPr>
                    <m:t xml:space="preserve"> ~ </m:t>
                  </w:ins>
                </m:r>
                <m:r>
                  <w:ins w:id="464" w:author="Björn Jörges" w:date="2020-04-17T19:10:00Z">
                    <w:rPr>
                      <w:rFonts w:ascii="Cambria Math" w:hAnsi="Cambria Math"/>
                      <w:sz w:val="20"/>
                      <w:szCs w:val="20"/>
                    </w:rPr>
                    <m:t>Gravity</m:t>
                  </w:ins>
                </m:r>
                <m:r>
                  <w:ins w:id="465" w:author="Björn Jörges" w:date="2020-04-17T19:10:00Z">
                    <w:rPr>
                      <w:rFonts w:ascii="Cambria Math" w:hAnsi="Cambria Math"/>
                      <w:sz w:val="20"/>
                      <w:szCs w:val="20"/>
                      <w:lang w:val="es-ES"/>
                    </w:rPr>
                    <m:t>+</m:t>
                  </w:ins>
                </m:r>
                <m:d>
                  <m:dPr>
                    <m:endChr m:val="|"/>
                    <m:ctrlPr>
                      <w:ins w:id="466" w:author="Björn Jörges" w:date="2020-04-17T19:10:00Z">
                        <w:rPr>
                          <w:rFonts w:ascii="Cambria Math" w:hAnsi="Cambria Math"/>
                          <w:i/>
                          <w:sz w:val="20"/>
                          <w:szCs w:val="20"/>
                        </w:rPr>
                      </w:ins>
                    </m:ctrlPr>
                  </m:dPr>
                  <m:e>
                    <m:r>
                      <w:ins w:id="467" w:author="Björn Jörges" w:date="2020-04-17T19:10:00Z">
                        <w:rPr>
                          <w:rFonts w:ascii="Cambria Math" w:hAnsi="Cambria Math"/>
                          <w:sz w:val="20"/>
                          <w:szCs w:val="20"/>
                          <w:lang w:val="es-ES"/>
                        </w:rPr>
                        <m:t xml:space="preserve">1 </m:t>
                      </w:ins>
                    </m:r>
                  </m:e>
                </m:d>
                <m:r>
                  <w:ins w:id="468" w:author="Björn Jörges" w:date="2020-04-17T19:10:00Z">
                    <w:rPr>
                      <w:rFonts w:ascii="Cambria Math" w:hAnsi="Cambria Math"/>
                      <w:sz w:val="20"/>
                      <w:szCs w:val="20"/>
                    </w:rPr>
                    <m:t>Subject</m:t>
                  </w:ins>
                </m:r>
                <m:r>
                  <w:ins w:id="469" w:author="Björn Jörges" w:date="2020-04-17T19:10:00Z">
                    <w:rPr>
                      <w:rFonts w:ascii="Cambria Math" w:hAnsi="Cambria Math"/>
                      <w:sz w:val="20"/>
                      <w:szCs w:val="20"/>
                      <w:lang w:val="es-ES"/>
                    </w:rPr>
                    <m:t>)</m:t>
                  </w:ins>
                </m:r>
              </m:oMath>
            </m:oMathPara>
          </w:p>
          <w:p w14:paraId="023FDF4C" w14:textId="45341493" w:rsidR="00906693" w:rsidRPr="00FE16F2" w:rsidRDefault="00906693" w:rsidP="000A5C20">
            <w:pPr>
              <w:pStyle w:val="MaterialsandMethodsText"/>
              <w:spacing w:line="480" w:lineRule="auto"/>
              <w:rPr>
                <w:ins w:id="470" w:author="Björn Jörges" w:date="2020-04-17T19:10:00Z"/>
                <w:rFonts w:asciiTheme="minorHAnsi" w:hAnsiTheme="minorHAnsi" w:cstheme="minorBidi"/>
                <w:sz w:val="20"/>
                <w:szCs w:val="20"/>
                <w:lang w:val="es-ES"/>
              </w:rPr>
            </w:pPr>
            <m:oMathPara>
              <m:oMath>
                <m:r>
                  <w:ins w:id="471" w:author="Björn Jörges" w:date="2020-04-18T16:27:00Z">
                    <w:rPr>
                      <w:rFonts w:ascii="Cambria Math" w:hAnsi="Cambria Math"/>
                      <w:sz w:val="20"/>
                      <w:szCs w:val="20"/>
                    </w:rPr>
                    <m:t>Sigma</m:t>
                  </w:ins>
                </m:r>
                <m:r>
                  <w:ins w:id="472" w:author="Björn Jörges" w:date="2020-04-18T16:27:00Z">
                    <w:rPr>
                      <w:rFonts w:ascii="Cambria Math" w:hAnsi="Cambria Math"/>
                      <w:sz w:val="20"/>
                      <w:szCs w:val="20"/>
                      <w:lang w:val="es-ES"/>
                    </w:rPr>
                    <m:t xml:space="preserve"> ~ </m:t>
                  </w:ins>
                </m:r>
                <m:r>
                  <w:ins w:id="473" w:author="Björn Jörges" w:date="2020-04-18T16:27:00Z">
                    <w:rPr>
                      <w:rFonts w:ascii="Cambria Math" w:hAnsi="Cambria Math"/>
                      <w:sz w:val="20"/>
                      <w:szCs w:val="20"/>
                    </w:rPr>
                    <m:t>Gravity</m:t>
                  </w:ins>
                </m:r>
                <m:r>
                  <w:ins w:id="474" w:author="Björn Jörges" w:date="2020-04-18T16:27:00Z">
                    <w:rPr>
                      <w:rFonts w:ascii="Cambria Math" w:hAnsi="Cambria Math"/>
                      <w:sz w:val="20"/>
                      <w:szCs w:val="20"/>
                      <w:lang w:val="es-ES"/>
                    </w:rPr>
                    <m:t>+</m:t>
                  </w:ins>
                </m:r>
                <m:d>
                  <m:dPr>
                    <m:endChr m:val="|"/>
                    <m:ctrlPr>
                      <w:ins w:id="475" w:author="Björn Jörges" w:date="2020-04-18T16:27:00Z">
                        <w:rPr>
                          <w:rFonts w:ascii="Cambria Math" w:hAnsi="Cambria Math"/>
                          <w:i/>
                          <w:sz w:val="20"/>
                          <w:szCs w:val="20"/>
                        </w:rPr>
                      </w:ins>
                    </m:ctrlPr>
                  </m:dPr>
                  <m:e>
                    <m:r>
                      <w:ins w:id="476" w:author="Björn Jörges" w:date="2020-04-18T16:27:00Z">
                        <w:rPr>
                          <w:rFonts w:ascii="Cambria Math" w:hAnsi="Cambria Math"/>
                          <w:sz w:val="20"/>
                          <w:szCs w:val="20"/>
                          <w:lang w:val="es-ES"/>
                        </w:rPr>
                        <m:t xml:space="preserve">1 </m:t>
                      </w:ins>
                    </m:r>
                  </m:e>
                </m:d>
                <m:r>
                  <w:ins w:id="477" w:author="Björn Jörges" w:date="2020-04-18T16:27:00Z">
                    <w:rPr>
                      <w:rFonts w:ascii="Cambria Math" w:hAnsi="Cambria Math"/>
                      <w:sz w:val="20"/>
                      <w:szCs w:val="20"/>
                    </w:rPr>
                    <m:t>Subject</m:t>
                  </w:ins>
                </m:r>
                <m:r>
                  <w:ins w:id="478" w:author="Björn Jörges" w:date="2020-04-18T16:27:00Z">
                    <w:rPr>
                      <w:rFonts w:ascii="Cambria Math" w:hAnsi="Cambria Math"/>
                      <w:sz w:val="20"/>
                      <w:szCs w:val="20"/>
                      <w:lang w:val="es-ES"/>
                    </w:rPr>
                    <m:t>)</m:t>
                  </w:ins>
                </m:r>
              </m:oMath>
            </m:oMathPara>
          </w:p>
        </w:tc>
        <w:tc>
          <w:tcPr>
            <w:tcW w:w="783" w:type="dxa"/>
            <w:shd w:val="clear" w:color="auto" w:fill="FFFFFF" w:themeFill="background1"/>
            <w:vAlign w:val="center"/>
          </w:tcPr>
          <w:p w14:paraId="67662745" w14:textId="0BD558C9" w:rsidR="00812DA7" w:rsidRPr="00277A48" w:rsidRDefault="00812DA7" w:rsidP="000A5C20">
            <w:pPr>
              <w:pStyle w:val="MaterialsandMethodsText"/>
              <w:spacing w:line="480" w:lineRule="auto"/>
              <w:rPr>
                <w:ins w:id="479" w:author="Björn Jörges" w:date="2020-04-17T19:10:00Z"/>
              </w:rPr>
            </w:pPr>
            <w:ins w:id="480" w:author="Björn Jörges" w:date="2020-04-17T19:10:00Z">
              <w:r w:rsidRPr="00277A48">
                <w:t>[</w:t>
              </w:r>
            </w:ins>
            <w:ins w:id="481" w:author="Björn Jörges" w:date="2020-04-17T21:36:00Z">
              <w:r w:rsidR="002A2F46">
                <w:t>5</w:t>
              </w:r>
            </w:ins>
            <w:ins w:id="482" w:author="Björn Jörges" w:date="2020-04-17T19:10:00Z">
              <w:r w:rsidRPr="00277A48">
                <w:t>]</w:t>
              </w:r>
            </w:ins>
          </w:p>
        </w:tc>
      </w:tr>
    </w:tbl>
    <w:p w14:paraId="5C2E9611" w14:textId="7FAF07FA" w:rsidR="00812DA7" w:rsidDel="00812DA7" w:rsidRDefault="00812DA7" w:rsidP="00BE7928">
      <w:pPr>
        <w:spacing w:line="480" w:lineRule="auto"/>
        <w:jc w:val="both"/>
        <w:rPr>
          <w:del w:id="483" w:author="Björn Jörges" w:date="2020-04-17T19:10:00Z"/>
        </w:rPr>
      </w:pPr>
    </w:p>
    <w:p w14:paraId="517F8789" w14:textId="01190D32" w:rsidR="00F515FC" w:rsidDel="00812DA7" w:rsidRDefault="00F515FC" w:rsidP="00BE7928">
      <w:pPr>
        <w:spacing w:line="480" w:lineRule="auto"/>
        <w:jc w:val="both"/>
        <w:rPr>
          <w:del w:id="484" w:author="Björn Jörges" w:date="2020-04-17T19:10:00Z"/>
        </w:rPr>
      </w:pPr>
      <m:oMathPara>
        <m:oMath>
          <m:r>
            <w:del w:id="485" w:author="Björn Jörges" w:date="2020-04-17T19:10:00Z">
              <w:rPr>
                <w:rFonts w:ascii="Cambria Math" w:hAnsi="Cambria Math"/>
              </w:rPr>
              <m:t>TimingError ~ Gravity+</m:t>
            </w:del>
          </m:r>
          <m:d>
            <m:dPr>
              <m:endChr m:val="|"/>
              <m:ctrlPr>
                <w:del w:id="486" w:author="Björn Jörges" w:date="2020-04-17T19:10:00Z">
                  <w:rPr>
                    <w:rFonts w:ascii="Cambria Math" w:hAnsi="Cambria Math"/>
                    <w:i/>
                  </w:rPr>
                </w:del>
              </m:ctrlPr>
            </m:dPr>
            <m:e>
              <m:r>
                <w:del w:id="487" w:author="Björn Jörges" w:date="2020-04-17T19:10:00Z">
                  <w:rPr>
                    <w:rFonts w:ascii="Cambria Math" w:hAnsi="Cambria Math"/>
                  </w:rPr>
                  <m:t xml:space="preserve">1 </m:t>
                </w:del>
              </m:r>
            </m:e>
          </m:d>
          <m:r>
            <w:del w:id="488" w:author="Björn Jörges" w:date="2020-04-17T19:10:00Z">
              <w:rPr>
                <w:rFonts w:ascii="Cambria Math" w:hAnsi="Cambria Math"/>
              </w:rPr>
              <m:t>Subject)</m:t>
            </w:del>
          </m:r>
        </m:oMath>
      </m:oMathPara>
    </w:p>
    <w:tbl>
      <w:tblPr>
        <w:tblStyle w:val="TableGrid"/>
        <w:tblpPr w:leftFromText="180" w:rightFromText="180" w:vertAnchor="text" w:horzAnchor="margin" w:tblpY="3047"/>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79443E" w14:paraId="6D512E56" w14:textId="77777777" w:rsidTr="001B621A">
        <w:tc>
          <w:tcPr>
            <w:tcW w:w="972" w:type="dxa"/>
          </w:tcPr>
          <w:p w14:paraId="6955835E" w14:textId="77777777" w:rsidR="0079443E" w:rsidRDefault="0079443E" w:rsidP="001B621A">
            <w:pPr>
              <w:jc w:val="center"/>
            </w:pPr>
            <w:commentRangeStart w:id="489"/>
          </w:p>
        </w:tc>
        <w:tc>
          <w:tcPr>
            <w:tcW w:w="1078" w:type="dxa"/>
          </w:tcPr>
          <w:p w14:paraId="109DA76F" w14:textId="77777777" w:rsidR="0079443E" w:rsidRDefault="0079443E" w:rsidP="001B621A">
            <w:pPr>
              <w:jc w:val="center"/>
            </w:pPr>
          </w:p>
        </w:tc>
        <w:tc>
          <w:tcPr>
            <w:tcW w:w="5266" w:type="dxa"/>
            <w:gridSpan w:val="5"/>
          </w:tcPr>
          <w:p w14:paraId="0B2D1196" w14:textId="77777777" w:rsidR="0079443E" w:rsidRPr="00744972" w:rsidRDefault="0079443E" w:rsidP="001B621A">
            <w:pPr>
              <w:jc w:val="center"/>
              <w:rPr>
                <w:b/>
                <w:bCs/>
              </w:rPr>
            </w:pPr>
            <w:r w:rsidRPr="00744972">
              <w:rPr>
                <w:b/>
                <w:bCs/>
              </w:rPr>
              <w:t>0.7g-1.3 Block</w:t>
            </w:r>
          </w:p>
        </w:tc>
        <w:tc>
          <w:tcPr>
            <w:tcW w:w="2034" w:type="dxa"/>
            <w:gridSpan w:val="2"/>
          </w:tcPr>
          <w:p w14:paraId="5B086D2D" w14:textId="77777777" w:rsidR="0079443E" w:rsidRPr="00744972" w:rsidRDefault="0079443E" w:rsidP="001B621A">
            <w:pPr>
              <w:jc w:val="center"/>
              <w:rPr>
                <w:b/>
                <w:bCs/>
              </w:rPr>
            </w:pPr>
            <w:r w:rsidRPr="00744972">
              <w:rPr>
                <w:b/>
                <w:bCs/>
              </w:rPr>
              <w:t>-1g/1g Block</w:t>
            </w:r>
          </w:p>
        </w:tc>
      </w:tr>
      <w:tr w:rsidR="0079443E" w14:paraId="4C87CEDD" w14:textId="77777777" w:rsidTr="001B621A">
        <w:tc>
          <w:tcPr>
            <w:tcW w:w="972" w:type="dxa"/>
          </w:tcPr>
          <w:p w14:paraId="5E6B9506" w14:textId="77777777" w:rsidR="0079443E" w:rsidRDefault="0079443E" w:rsidP="001B621A">
            <w:pPr>
              <w:jc w:val="center"/>
            </w:pPr>
          </w:p>
        </w:tc>
        <w:tc>
          <w:tcPr>
            <w:tcW w:w="1078" w:type="dxa"/>
          </w:tcPr>
          <w:p w14:paraId="6040E3B7" w14:textId="77777777" w:rsidR="0079443E" w:rsidRDefault="0079443E" w:rsidP="001B621A">
            <w:pPr>
              <w:jc w:val="center"/>
            </w:pPr>
          </w:p>
        </w:tc>
        <w:tc>
          <w:tcPr>
            <w:tcW w:w="7300" w:type="dxa"/>
            <w:gridSpan w:val="7"/>
          </w:tcPr>
          <w:p w14:paraId="346CC9D5" w14:textId="77777777" w:rsidR="0079443E" w:rsidRPr="003F1350" w:rsidRDefault="0079443E" w:rsidP="001B621A">
            <w:pPr>
              <w:jc w:val="center"/>
              <w:rPr>
                <w:b/>
                <w:bCs/>
              </w:rPr>
            </w:pPr>
            <w:r w:rsidRPr="003F1350">
              <w:rPr>
                <w:b/>
                <w:bCs/>
              </w:rPr>
              <w:t>Long Occlusion</w:t>
            </w:r>
          </w:p>
        </w:tc>
      </w:tr>
      <w:tr w:rsidR="0079443E" w14:paraId="1984C5F8" w14:textId="77777777" w:rsidTr="001B621A">
        <w:tc>
          <w:tcPr>
            <w:tcW w:w="972" w:type="dxa"/>
          </w:tcPr>
          <w:p w14:paraId="1117D000" w14:textId="77777777" w:rsidR="0079443E" w:rsidRPr="00744972" w:rsidRDefault="001E6CE7" w:rsidP="001B621A">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9935010" w14:textId="77777777" w:rsidR="0079443E" w:rsidRDefault="0079443E" w:rsidP="001B621A">
            <w:pPr>
              <w:jc w:val="center"/>
            </w:pPr>
          </w:p>
        </w:tc>
        <w:tc>
          <w:tcPr>
            <w:tcW w:w="1050" w:type="dxa"/>
          </w:tcPr>
          <w:p w14:paraId="03735B45" w14:textId="77777777" w:rsidR="0079443E" w:rsidRPr="00744972" w:rsidRDefault="0079443E" w:rsidP="001B621A">
            <w:pPr>
              <w:jc w:val="center"/>
              <w:rPr>
                <w:i/>
                <w:iCs/>
              </w:rPr>
            </w:pPr>
            <w:r w:rsidRPr="00744972">
              <w:rPr>
                <w:i/>
                <w:iCs/>
              </w:rPr>
              <w:t>0.7g</w:t>
            </w:r>
          </w:p>
        </w:tc>
        <w:tc>
          <w:tcPr>
            <w:tcW w:w="1074" w:type="dxa"/>
          </w:tcPr>
          <w:p w14:paraId="7B81174A" w14:textId="77777777" w:rsidR="0079443E" w:rsidRPr="00744972" w:rsidRDefault="0079443E" w:rsidP="001B621A">
            <w:pPr>
              <w:jc w:val="center"/>
              <w:rPr>
                <w:i/>
                <w:iCs/>
              </w:rPr>
            </w:pPr>
            <w:r w:rsidRPr="00744972">
              <w:rPr>
                <w:i/>
                <w:iCs/>
              </w:rPr>
              <w:t>0.85g</w:t>
            </w:r>
          </w:p>
        </w:tc>
        <w:tc>
          <w:tcPr>
            <w:tcW w:w="1017" w:type="dxa"/>
          </w:tcPr>
          <w:p w14:paraId="22677F0D" w14:textId="77777777" w:rsidR="0079443E" w:rsidRPr="00744972" w:rsidRDefault="0079443E" w:rsidP="001B621A">
            <w:pPr>
              <w:jc w:val="center"/>
              <w:rPr>
                <w:i/>
                <w:iCs/>
              </w:rPr>
            </w:pPr>
            <w:r w:rsidRPr="00744972">
              <w:rPr>
                <w:i/>
                <w:iCs/>
              </w:rPr>
              <w:t>1g</w:t>
            </w:r>
          </w:p>
        </w:tc>
        <w:tc>
          <w:tcPr>
            <w:tcW w:w="1074" w:type="dxa"/>
          </w:tcPr>
          <w:p w14:paraId="7781D14A" w14:textId="77777777" w:rsidR="0079443E" w:rsidRPr="00744972" w:rsidRDefault="0079443E" w:rsidP="001B621A">
            <w:pPr>
              <w:jc w:val="center"/>
              <w:rPr>
                <w:i/>
                <w:iCs/>
              </w:rPr>
            </w:pPr>
            <w:r w:rsidRPr="00744972">
              <w:rPr>
                <w:i/>
                <w:iCs/>
              </w:rPr>
              <w:t>1.15g</w:t>
            </w:r>
          </w:p>
        </w:tc>
        <w:tc>
          <w:tcPr>
            <w:tcW w:w="1051" w:type="dxa"/>
          </w:tcPr>
          <w:p w14:paraId="4A46ED3B" w14:textId="77777777" w:rsidR="0079443E" w:rsidRPr="00744972" w:rsidRDefault="0079443E" w:rsidP="001B621A">
            <w:pPr>
              <w:jc w:val="center"/>
              <w:rPr>
                <w:i/>
                <w:iCs/>
              </w:rPr>
            </w:pPr>
            <w:r w:rsidRPr="00744972">
              <w:rPr>
                <w:i/>
                <w:iCs/>
              </w:rPr>
              <w:t>1.3g</w:t>
            </w:r>
          </w:p>
        </w:tc>
        <w:tc>
          <w:tcPr>
            <w:tcW w:w="1017" w:type="dxa"/>
          </w:tcPr>
          <w:p w14:paraId="1E07D943" w14:textId="77777777" w:rsidR="0079443E" w:rsidRPr="00744972" w:rsidRDefault="0079443E" w:rsidP="001B621A">
            <w:pPr>
              <w:jc w:val="center"/>
              <w:rPr>
                <w:i/>
                <w:iCs/>
              </w:rPr>
            </w:pPr>
            <w:r w:rsidRPr="00744972">
              <w:rPr>
                <w:i/>
                <w:iCs/>
              </w:rPr>
              <w:t>-1g</w:t>
            </w:r>
          </w:p>
        </w:tc>
        <w:tc>
          <w:tcPr>
            <w:tcW w:w="1017" w:type="dxa"/>
          </w:tcPr>
          <w:p w14:paraId="2E26973D" w14:textId="77777777" w:rsidR="0079443E" w:rsidRPr="00744972" w:rsidRDefault="0079443E" w:rsidP="001B621A">
            <w:pPr>
              <w:jc w:val="center"/>
              <w:rPr>
                <w:i/>
                <w:iCs/>
              </w:rPr>
            </w:pPr>
            <w:r w:rsidRPr="00744972">
              <w:rPr>
                <w:i/>
                <w:iCs/>
              </w:rPr>
              <w:t>1g</w:t>
            </w:r>
          </w:p>
        </w:tc>
      </w:tr>
      <w:tr w:rsidR="0079443E" w14:paraId="64970B31" w14:textId="77777777" w:rsidTr="001B621A">
        <w:tc>
          <w:tcPr>
            <w:tcW w:w="972" w:type="dxa"/>
            <w:vMerge w:val="restart"/>
            <w:vAlign w:val="center"/>
          </w:tcPr>
          <w:p w14:paraId="15AB8786" w14:textId="77777777" w:rsidR="0079443E" w:rsidRPr="00744972" w:rsidRDefault="0079443E" w:rsidP="001B621A">
            <w:pPr>
              <w:jc w:val="center"/>
              <w:rPr>
                <w:b/>
                <w:bCs/>
              </w:rPr>
            </w:pPr>
            <w:r w:rsidRPr="00744972">
              <w:rPr>
                <w:b/>
                <w:bCs/>
              </w:rPr>
              <w:t>4.5 m/s</w:t>
            </w:r>
          </w:p>
        </w:tc>
        <w:tc>
          <w:tcPr>
            <w:tcW w:w="1078" w:type="dxa"/>
          </w:tcPr>
          <w:p w14:paraId="707ADDA5" w14:textId="77777777" w:rsidR="0079443E" w:rsidRPr="00744972" w:rsidRDefault="0079443E" w:rsidP="001B621A">
            <w:pPr>
              <w:jc w:val="center"/>
              <w:rPr>
                <w:i/>
                <w:iCs/>
              </w:rPr>
            </w:pPr>
            <w:r w:rsidRPr="00744972">
              <w:rPr>
                <w:i/>
                <w:iCs/>
              </w:rPr>
              <w:t>Mean</w:t>
            </w:r>
          </w:p>
        </w:tc>
        <w:tc>
          <w:tcPr>
            <w:tcW w:w="1050" w:type="dxa"/>
          </w:tcPr>
          <w:p w14:paraId="3495E519" w14:textId="77777777" w:rsidR="0079443E" w:rsidRPr="00343E05" w:rsidRDefault="0079443E" w:rsidP="001B621A">
            <w:pPr>
              <w:jc w:val="center"/>
              <w:rPr>
                <w:rFonts w:cstheme="minorHAnsi"/>
              </w:rPr>
            </w:pPr>
            <w:r w:rsidRPr="00343E05">
              <w:rPr>
                <w:rFonts w:cstheme="minorHAnsi"/>
              </w:rPr>
              <w:t>1.12</w:t>
            </w:r>
          </w:p>
        </w:tc>
        <w:tc>
          <w:tcPr>
            <w:tcW w:w="1074" w:type="dxa"/>
          </w:tcPr>
          <w:p w14:paraId="7582C81F" w14:textId="77777777" w:rsidR="0079443E" w:rsidRPr="00343E05" w:rsidRDefault="0079443E" w:rsidP="001B621A">
            <w:pPr>
              <w:jc w:val="center"/>
              <w:rPr>
                <w:rFonts w:cstheme="minorHAnsi"/>
              </w:rPr>
            </w:pPr>
            <w:r w:rsidRPr="00343E05">
              <w:rPr>
                <w:rFonts w:cstheme="minorHAnsi"/>
              </w:rPr>
              <w:t>1.11</w:t>
            </w:r>
          </w:p>
        </w:tc>
        <w:tc>
          <w:tcPr>
            <w:tcW w:w="1017" w:type="dxa"/>
          </w:tcPr>
          <w:p w14:paraId="35443783" w14:textId="77777777" w:rsidR="0079443E" w:rsidRPr="00343E05" w:rsidRDefault="0079443E" w:rsidP="001B621A">
            <w:pPr>
              <w:jc w:val="center"/>
              <w:rPr>
                <w:rFonts w:cstheme="minorHAnsi"/>
              </w:rPr>
            </w:pPr>
            <w:r w:rsidRPr="00343E05">
              <w:rPr>
                <w:rFonts w:cstheme="minorHAnsi"/>
              </w:rPr>
              <w:t>1.20</w:t>
            </w:r>
          </w:p>
        </w:tc>
        <w:tc>
          <w:tcPr>
            <w:tcW w:w="1074" w:type="dxa"/>
          </w:tcPr>
          <w:p w14:paraId="151265F3" w14:textId="77777777" w:rsidR="0079443E" w:rsidRPr="00343E05" w:rsidRDefault="0079443E" w:rsidP="001B621A">
            <w:pPr>
              <w:jc w:val="center"/>
              <w:rPr>
                <w:rFonts w:cstheme="minorHAnsi"/>
              </w:rPr>
            </w:pPr>
            <w:r w:rsidRPr="00343E05">
              <w:rPr>
                <w:rFonts w:cstheme="minorHAnsi"/>
              </w:rPr>
              <w:t>1.24</w:t>
            </w:r>
          </w:p>
        </w:tc>
        <w:tc>
          <w:tcPr>
            <w:tcW w:w="1051" w:type="dxa"/>
          </w:tcPr>
          <w:p w14:paraId="7DDDC815" w14:textId="77777777" w:rsidR="0079443E" w:rsidRPr="00343E05" w:rsidRDefault="0079443E" w:rsidP="001B621A">
            <w:pPr>
              <w:jc w:val="center"/>
              <w:rPr>
                <w:rFonts w:cstheme="minorHAnsi"/>
              </w:rPr>
            </w:pPr>
            <w:r w:rsidRPr="00343E05">
              <w:rPr>
                <w:rFonts w:cstheme="minorHAnsi"/>
              </w:rPr>
              <w:t>1.30</w:t>
            </w:r>
          </w:p>
        </w:tc>
        <w:tc>
          <w:tcPr>
            <w:tcW w:w="1017" w:type="dxa"/>
          </w:tcPr>
          <w:p w14:paraId="4051BF4C" w14:textId="77777777" w:rsidR="0079443E" w:rsidRPr="00343E05" w:rsidRDefault="0079443E" w:rsidP="001B621A">
            <w:pPr>
              <w:jc w:val="center"/>
              <w:rPr>
                <w:rFonts w:cstheme="minorHAnsi"/>
              </w:rPr>
            </w:pPr>
            <w:r w:rsidRPr="00343E05">
              <w:rPr>
                <w:rFonts w:cstheme="minorHAnsi"/>
              </w:rPr>
              <w:t>1.33</w:t>
            </w:r>
          </w:p>
        </w:tc>
        <w:tc>
          <w:tcPr>
            <w:tcW w:w="1017" w:type="dxa"/>
          </w:tcPr>
          <w:p w14:paraId="1B248F38" w14:textId="77777777" w:rsidR="0079443E" w:rsidRPr="00343E05" w:rsidRDefault="0079443E" w:rsidP="001B621A">
            <w:pPr>
              <w:jc w:val="center"/>
              <w:rPr>
                <w:rFonts w:cstheme="minorHAnsi"/>
              </w:rPr>
            </w:pPr>
            <w:r w:rsidRPr="00343E05">
              <w:rPr>
                <w:rFonts w:cstheme="minorHAnsi"/>
              </w:rPr>
              <w:t>1.17</w:t>
            </w:r>
          </w:p>
        </w:tc>
      </w:tr>
      <w:tr w:rsidR="0079443E" w14:paraId="53256E68" w14:textId="77777777" w:rsidTr="001B621A">
        <w:tc>
          <w:tcPr>
            <w:tcW w:w="972" w:type="dxa"/>
            <w:vMerge/>
            <w:vAlign w:val="center"/>
          </w:tcPr>
          <w:p w14:paraId="11954B51" w14:textId="77777777" w:rsidR="0079443E" w:rsidRPr="00744972" w:rsidRDefault="0079443E" w:rsidP="001B621A">
            <w:pPr>
              <w:jc w:val="center"/>
              <w:rPr>
                <w:b/>
                <w:bCs/>
              </w:rPr>
            </w:pPr>
          </w:p>
        </w:tc>
        <w:tc>
          <w:tcPr>
            <w:tcW w:w="1078" w:type="dxa"/>
          </w:tcPr>
          <w:p w14:paraId="27772736" w14:textId="77777777" w:rsidR="0079443E" w:rsidRPr="00744972" w:rsidRDefault="0079443E" w:rsidP="001B621A">
            <w:pPr>
              <w:jc w:val="center"/>
              <w:rPr>
                <w:i/>
                <w:iCs/>
              </w:rPr>
            </w:pPr>
            <w:r w:rsidRPr="00744972">
              <w:rPr>
                <w:i/>
                <w:iCs/>
              </w:rPr>
              <w:t>SD</w:t>
            </w:r>
          </w:p>
        </w:tc>
        <w:tc>
          <w:tcPr>
            <w:tcW w:w="1050" w:type="dxa"/>
          </w:tcPr>
          <w:p w14:paraId="212812B8" w14:textId="77777777" w:rsidR="0079443E" w:rsidRPr="00343E05" w:rsidRDefault="0079443E" w:rsidP="001B621A">
            <w:pPr>
              <w:jc w:val="center"/>
              <w:rPr>
                <w:rFonts w:cstheme="minorHAnsi"/>
              </w:rPr>
            </w:pPr>
            <w:r w:rsidRPr="00343E05">
              <w:rPr>
                <w:rFonts w:cstheme="minorHAnsi"/>
              </w:rPr>
              <w:t>0.47</w:t>
            </w:r>
          </w:p>
        </w:tc>
        <w:tc>
          <w:tcPr>
            <w:tcW w:w="1074" w:type="dxa"/>
          </w:tcPr>
          <w:p w14:paraId="1962D6FE" w14:textId="77777777" w:rsidR="0079443E" w:rsidRPr="00343E05" w:rsidRDefault="0079443E" w:rsidP="001B621A">
            <w:pPr>
              <w:jc w:val="center"/>
              <w:rPr>
                <w:rFonts w:cstheme="minorHAnsi"/>
              </w:rPr>
            </w:pPr>
            <w:r w:rsidRPr="00343E05">
              <w:rPr>
                <w:rFonts w:cstheme="minorHAnsi"/>
              </w:rPr>
              <w:t>0.49</w:t>
            </w:r>
          </w:p>
        </w:tc>
        <w:tc>
          <w:tcPr>
            <w:tcW w:w="1017" w:type="dxa"/>
          </w:tcPr>
          <w:p w14:paraId="7FDE7FF3" w14:textId="77777777" w:rsidR="0079443E" w:rsidRPr="00343E05" w:rsidRDefault="0079443E" w:rsidP="001B621A">
            <w:pPr>
              <w:jc w:val="center"/>
              <w:rPr>
                <w:rFonts w:cstheme="minorHAnsi"/>
              </w:rPr>
            </w:pPr>
            <w:r w:rsidRPr="00343E05">
              <w:rPr>
                <w:rFonts w:cstheme="minorHAnsi"/>
              </w:rPr>
              <w:t>0.53</w:t>
            </w:r>
          </w:p>
        </w:tc>
        <w:tc>
          <w:tcPr>
            <w:tcW w:w="1074" w:type="dxa"/>
          </w:tcPr>
          <w:p w14:paraId="15DF7787" w14:textId="77777777" w:rsidR="0079443E" w:rsidRPr="00343E05" w:rsidRDefault="0079443E" w:rsidP="001B621A">
            <w:pPr>
              <w:jc w:val="center"/>
              <w:rPr>
                <w:rFonts w:cstheme="minorHAnsi"/>
              </w:rPr>
            </w:pPr>
            <w:r w:rsidRPr="00343E05">
              <w:rPr>
                <w:rFonts w:cstheme="minorHAnsi"/>
              </w:rPr>
              <w:t>0.42</w:t>
            </w:r>
          </w:p>
        </w:tc>
        <w:tc>
          <w:tcPr>
            <w:tcW w:w="1051" w:type="dxa"/>
          </w:tcPr>
          <w:p w14:paraId="38F93F66" w14:textId="77777777" w:rsidR="0079443E" w:rsidRPr="00343E05" w:rsidRDefault="0079443E" w:rsidP="001B621A">
            <w:pPr>
              <w:jc w:val="center"/>
              <w:rPr>
                <w:rFonts w:cstheme="minorHAnsi"/>
              </w:rPr>
            </w:pPr>
            <w:r w:rsidRPr="00343E05">
              <w:rPr>
                <w:rFonts w:cstheme="minorHAnsi"/>
              </w:rPr>
              <w:t>0.44</w:t>
            </w:r>
          </w:p>
        </w:tc>
        <w:tc>
          <w:tcPr>
            <w:tcW w:w="1017" w:type="dxa"/>
          </w:tcPr>
          <w:p w14:paraId="4D01FF3A" w14:textId="77777777" w:rsidR="0079443E" w:rsidRPr="00343E05" w:rsidRDefault="0079443E" w:rsidP="001B621A">
            <w:pPr>
              <w:jc w:val="center"/>
              <w:rPr>
                <w:rFonts w:cstheme="minorHAnsi"/>
              </w:rPr>
            </w:pPr>
            <w:r w:rsidRPr="00343E05">
              <w:rPr>
                <w:rFonts w:cstheme="minorHAnsi"/>
              </w:rPr>
              <w:t>0.53</w:t>
            </w:r>
          </w:p>
        </w:tc>
        <w:tc>
          <w:tcPr>
            <w:tcW w:w="1017" w:type="dxa"/>
          </w:tcPr>
          <w:p w14:paraId="60A91F5F" w14:textId="77777777" w:rsidR="0079443E" w:rsidRPr="00343E05" w:rsidRDefault="0079443E" w:rsidP="001B621A">
            <w:pPr>
              <w:jc w:val="center"/>
              <w:rPr>
                <w:rFonts w:cstheme="minorHAnsi"/>
              </w:rPr>
            </w:pPr>
            <w:r w:rsidRPr="00343E05">
              <w:rPr>
                <w:rFonts w:cstheme="minorHAnsi"/>
              </w:rPr>
              <w:t>0.38</w:t>
            </w:r>
          </w:p>
        </w:tc>
      </w:tr>
      <w:tr w:rsidR="0079443E" w14:paraId="5592118D" w14:textId="77777777" w:rsidTr="001B621A">
        <w:tc>
          <w:tcPr>
            <w:tcW w:w="972" w:type="dxa"/>
            <w:vMerge w:val="restart"/>
            <w:vAlign w:val="center"/>
          </w:tcPr>
          <w:p w14:paraId="5E095F06" w14:textId="77777777" w:rsidR="0079443E" w:rsidRPr="00744972" w:rsidRDefault="0079443E" w:rsidP="001B621A">
            <w:pPr>
              <w:jc w:val="center"/>
              <w:rPr>
                <w:b/>
                <w:bCs/>
              </w:rPr>
            </w:pPr>
            <w:r w:rsidRPr="00744972">
              <w:rPr>
                <w:b/>
                <w:bCs/>
              </w:rPr>
              <w:t>6 m/s</w:t>
            </w:r>
          </w:p>
        </w:tc>
        <w:tc>
          <w:tcPr>
            <w:tcW w:w="1078" w:type="dxa"/>
          </w:tcPr>
          <w:p w14:paraId="288F61D1" w14:textId="77777777" w:rsidR="0079443E" w:rsidRPr="00744972" w:rsidRDefault="0079443E" w:rsidP="001B621A">
            <w:pPr>
              <w:jc w:val="center"/>
              <w:rPr>
                <w:i/>
                <w:iCs/>
              </w:rPr>
            </w:pPr>
            <w:r w:rsidRPr="00744972">
              <w:rPr>
                <w:i/>
                <w:iCs/>
              </w:rPr>
              <w:t>Mean</w:t>
            </w:r>
          </w:p>
        </w:tc>
        <w:tc>
          <w:tcPr>
            <w:tcW w:w="1050" w:type="dxa"/>
          </w:tcPr>
          <w:p w14:paraId="1FA85356" w14:textId="77777777" w:rsidR="0079443E" w:rsidRPr="00343E05" w:rsidRDefault="0079443E" w:rsidP="001B621A">
            <w:pPr>
              <w:jc w:val="center"/>
              <w:rPr>
                <w:rFonts w:cstheme="minorHAnsi"/>
              </w:rPr>
            </w:pPr>
            <w:r w:rsidRPr="00343E05">
              <w:rPr>
                <w:rFonts w:cstheme="minorHAnsi"/>
              </w:rPr>
              <w:t>1.05</w:t>
            </w:r>
          </w:p>
        </w:tc>
        <w:tc>
          <w:tcPr>
            <w:tcW w:w="1074" w:type="dxa"/>
          </w:tcPr>
          <w:p w14:paraId="1791DDDD" w14:textId="77777777" w:rsidR="0079443E" w:rsidRPr="00343E05" w:rsidRDefault="0079443E" w:rsidP="001B621A">
            <w:pPr>
              <w:jc w:val="center"/>
              <w:rPr>
                <w:rFonts w:cstheme="minorHAnsi"/>
              </w:rPr>
            </w:pPr>
            <w:r w:rsidRPr="00343E05">
              <w:rPr>
                <w:rFonts w:cstheme="minorHAnsi"/>
              </w:rPr>
              <w:t>1.11</w:t>
            </w:r>
          </w:p>
        </w:tc>
        <w:tc>
          <w:tcPr>
            <w:tcW w:w="1017" w:type="dxa"/>
          </w:tcPr>
          <w:p w14:paraId="51F93609" w14:textId="77777777" w:rsidR="0079443E" w:rsidRPr="00343E05" w:rsidRDefault="0079443E" w:rsidP="001B621A">
            <w:pPr>
              <w:jc w:val="center"/>
              <w:rPr>
                <w:rFonts w:cstheme="minorHAnsi"/>
              </w:rPr>
            </w:pPr>
            <w:r w:rsidRPr="00343E05">
              <w:rPr>
                <w:rFonts w:cstheme="minorHAnsi"/>
              </w:rPr>
              <w:t>1.17</w:t>
            </w:r>
          </w:p>
        </w:tc>
        <w:tc>
          <w:tcPr>
            <w:tcW w:w="1074" w:type="dxa"/>
          </w:tcPr>
          <w:p w14:paraId="609ACD6F" w14:textId="77777777" w:rsidR="0079443E" w:rsidRPr="00343E05" w:rsidRDefault="0079443E" w:rsidP="001B621A">
            <w:pPr>
              <w:jc w:val="center"/>
              <w:rPr>
                <w:rFonts w:cstheme="minorHAnsi"/>
              </w:rPr>
            </w:pPr>
            <w:r w:rsidRPr="00343E05">
              <w:rPr>
                <w:rFonts w:cstheme="minorHAnsi"/>
              </w:rPr>
              <w:t>1.24</w:t>
            </w:r>
          </w:p>
        </w:tc>
        <w:tc>
          <w:tcPr>
            <w:tcW w:w="1051" w:type="dxa"/>
          </w:tcPr>
          <w:p w14:paraId="2DC8172F" w14:textId="77777777" w:rsidR="0079443E" w:rsidRPr="00343E05" w:rsidRDefault="0079443E" w:rsidP="001B621A">
            <w:pPr>
              <w:jc w:val="center"/>
              <w:rPr>
                <w:rFonts w:cstheme="minorHAnsi"/>
              </w:rPr>
            </w:pPr>
            <w:r w:rsidRPr="00343E05">
              <w:rPr>
                <w:rFonts w:cstheme="minorHAnsi"/>
              </w:rPr>
              <w:t>1.32</w:t>
            </w:r>
          </w:p>
        </w:tc>
        <w:tc>
          <w:tcPr>
            <w:tcW w:w="1017" w:type="dxa"/>
          </w:tcPr>
          <w:p w14:paraId="702E2337" w14:textId="77777777" w:rsidR="0079443E" w:rsidRPr="00343E05" w:rsidRDefault="0079443E" w:rsidP="001B621A">
            <w:pPr>
              <w:jc w:val="center"/>
              <w:rPr>
                <w:rFonts w:cstheme="minorHAnsi"/>
              </w:rPr>
            </w:pPr>
            <w:r w:rsidRPr="00343E05">
              <w:rPr>
                <w:rFonts w:cstheme="minorHAnsi"/>
              </w:rPr>
              <w:t>1.23</w:t>
            </w:r>
          </w:p>
        </w:tc>
        <w:tc>
          <w:tcPr>
            <w:tcW w:w="1017" w:type="dxa"/>
          </w:tcPr>
          <w:p w14:paraId="3509D736" w14:textId="77777777" w:rsidR="0079443E" w:rsidRPr="00343E05" w:rsidRDefault="0079443E" w:rsidP="001B621A">
            <w:pPr>
              <w:jc w:val="center"/>
              <w:rPr>
                <w:rFonts w:cstheme="minorHAnsi"/>
              </w:rPr>
            </w:pPr>
            <w:r w:rsidRPr="00343E05">
              <w:rPr>
                <w:rFonts w:cstheme="minorHAnsi"/>
              </w:rPr>
              <w:t>1.16</w:t>
            </w:r>
          </w:p>
        </w:tc>
      </w:tr>
      <w:tr w:rsidR="0079443E" w14:paraId="09791A65" w14:textId="77777777" w:rsidTr="001B621A">
        <w:tc>
          <w:tcPr>
            <w:tcW w:w="972" w:type="dxa"/>
            <w:vMerge/>
          </w:tcPr>
          <w:p w14:paraId="5FB82D61" w14:textId="77777777" w:rsidR="0079443E" w:rsidRDefault="0079443E" w:rsidP="001B621A">
            <w:pPr>
              <w:jc w:val="center"/>
            </w:pPr>
          </w:p>
        </w:tc>
        <w:tc>
          <w:tcPr>
            <w:tcW w:w="1078" w:type="dxa"/>
          </w:tcPr>
          <w:p w14:paraId="37B1D64E" w14:textId="77777777" w:rsidR="0079443E" w:rsidRPr="00744972" w:rsidRDefault="0079443E" w:rsidP="001B621A">
            <w:pPr>
              <w:jc w:val="center"/>
              <w:rPr>
                <w:i/>
                <w:iCs/>
              </w:rPr>
            </w:pPr>
            <w:r w:rsidRPr="00744972">
              <w:rPr>
                <w:i/>
                <w:iCs/>
              </w:rPr>
              <w:t>SD</w:t>
            </w:r>
          </w:p>
        </w:tc>
        <w:tc>
          <w:tcPr>
            <w:tcW w:w="1050" w:type="dxa"/>
          </w:tcPr>
          <w:p w14:paraId="3C772FAD" w14:textId="77777777" w:rsidR="0079443E" w:rsidRPr="00343E05" w:rsidRDefault="0079443E" w:rsidP="001B621A">
            <w:pPr>
              <w:jc w:val="center"/>
              <w:rPr>
                <w:rFonts w:cstheme="minorHAnsi"/>
              </w:rPr>
            </w:pPr>
            <w:r w:rsidRPr="00343E05">
              <w:rPr>
                <w:rFonts w:cstheme="minorHAnsi"/>
              </w:rPr>
              <w:t>0.49</w:t>
            </w:r>
          </w:p>
        </w:tc>
        <w:tc>
          <w:tcPr>
            <w:tcW w:w="1074" w:type="dxa"/>
          </w:tcPr>
          <w:p w14:paraId="436CC24F" w14:textId="77777777" w:rsidR="0079443E" w:rsidRPr="00343E05" w:rsidRDefault="0079443E" w:rsidP="001B621A">
            <w:pPr>
              <w:jc w:val="center"/>
              <w:rPr>
                <w:rFonts w:cstheme="minorHAnsi"/>
              </w:rPr>
            </w:pPr>
            <w:r w:rsidRPr="00343E05">
              <w:rPr>
                <w:rFonts w:cstheme="minorHAnsi"/>
              </w:rPr>
              <w:t>0.55</w:t>
            </w:r>
          </w:p>
        </w:tc>
        <w:tc>
          <w:tcPr>
            <w:tcW w:w="1017" w:type="dxa"/>
          </w:tcPr>
          <w:p w14:paraId="3E672EF6" w14:textId="77777777" w:rsidR="0079443E" w:rsidRPr="00343E05" w:rsidRDefault="0079443E" w:rsidP="001B621A">
            <w:pPr>
              <w:jc w:val="center"/>
              <w:rPr>
                <w:rFonts w:cstheme="minorHAnsi"/>
              </w:rPr>
            </w:pPr>
            <w:r w:rsidRPr="00343E05">
              <w:rPr>
                <w:rFonts w:cstheme="minorHAnsi"/>
              </w:rPr>
              <w:t>0.57</w:t>
            </w:r>
          </w:p>
        </w:tc>
        <w:tc>
          <w:tcPr>
            <w:tcW w:w="1074" w:type="dxa"/>
          </w:tcPr>
          <w:p w14:paraId="17815A2D" w14:textId="77777777" w:rsidR="0079443E" w:rsidRPr="00343E05" w:rsidRDefault="0079443E" w:rsidP="001B621A">
            <w:pPr>
              <w:jc w:val="center"/>
              <w:rPr>
                <w:rFonts w:cstheme="minorHAnsi"/>
              </w:rPr>
            </w:pPr>
            <w:r w:rsidRPr="00343E05">
              <w:rPr>
                <w:rFonts w:cstheme="minorHAnsi"/>
              </w:rPr>
              <w:t>0.54</w:t>
            </w:r>
          </w:p>
        </w:tc>
        <w:tc>
          <w:tcPr>
            <w:tcW w:w="1051" w:type="dxa"/>
          </w:tcPr>
          <w:p w14:paraId="586D3CC6" w14:textId="77777777" w:rsidR="0079443E" w:rsidRPr="00343E05" w:rsidRDefault="0079443E" w:rsidP="001B621A">
            <w:pPr>
              <w:jc w:val="center"/>
              <w:rPr>
                <w:rFonts w:cstheme="minorHAnsi"/>
              </w:rPr>
            </w:pPr>
            <w:r w:rsidRPr="00343E05">
              <w:rPr>
                <w:rFonts w:cstheme="minorHAnsi"/>
              </w:rPr>
              <w:t>0.57</w:t>
            </w:r>
          </w:p>
        </w:tc>
        <w:tc>
          <w:tcPr>
            <w:tcW w:w="1017" w:type="dxa"/>
          </w:tcPr>
          <w:p w14:paraId="71C15C42" w14:textId="77777777" w:rsidR="0079443E" w:rsidRPr="00343E05" w:rsidRDefault="0079443E" w:rsidP="001B621A">
            <w:pPr>
              <w:jc w:val="center"/>
              <w:rPr>
                <w:rFonts w:cstheme="minorHAnsi"/>
              </w:rPr>
            </w:pPr>
            <w:r w:rsidRPr="00343E05">
              <w:rPr>
                <w:rFonts w:cstheme="minorHAnsi"/>
              </w:rPr>
              <w:t>0.56</w:t>
            </w:r>
          </w:p>
        </w:tc>
        <w:tc>
          <w:tcPr>
            <w:tcW w:w="1017" w:type="dxa"/>
          </w:tcPr>
          <w:p w14:paraId="21FD3223" w14:textId="77777777" w:rsidR="0079443E" w:rsidRPr="00343E05" w:rsidRDefault="0079443E" w:rsidP="001B621A">
            <w:pPr>
              <w:keepNext/>
              <w:jc w:val="center"/>
              <w:rPr>
                <w:rFonts w:cstheme="minorHAnsi"/>
              </w:rPr>
            </w:pPr>
            <w:r w:rsidRPr="00343E05">
              <w:rPr>
                <w:rFonts w:cstheme="minorHAnsi"/>
              </w:rPr>
              <w:t>0.46</w:t>
            </w:r>
          </w:p>
        </w:tc>
      </w:tr>
      <w:tr w:rsidR="0079443E" w14:paraId="56B0EEF8" w14:textId="77777777" w:rsidTr="001B621A">
        <w:tc>
          <w:tcPr>
            <w:tcW w:w="9350" w:type="dxa"/>
            <w:gridSpan w:val="9"/>
          </w:tcPr>
          <w:p w14:paraId="05F65895" w14:textId="77777777" w:rsidR="0079443E" w:rsidRDefault="0079443E" w:rsidP="001B621A">
            <w:pPr>
              <w:keepNext/>
              <w:jc w:val="center"/>
            </w:pPr>
          </w:p>
        </w:tc>
      </w:tr>
      <w:tr w:rsidR="0079443E" w14:paraId="27119553" w14:textId="77777777" w:rsidTr="001B621A">
        <w:tc>
          <w:tcPr>
            <w:tcW w:w="972" w:type="dxa"/>
          </w:tcPr>
          <w:p w14:paraId="5CCC8BB0" w14:textId="77777777" w:rsidR="0079443E" w:rsidRDefault="0079443E" w:rsidP="001B621A">
            <w:pPr>
              <w:jc w:val="center"/>
            </w:pPr>
          </w:p>
        </w:tc>
        <w:tc>
          <w:tcPr>
            <w:tcW w:w="1078" w:type="dxa"/>
          </w:tcPr>
          <w:p w14:paraId="2E17D8D9" w14:textId="77777777" w:rsidR="0079443E" w:rsidRPr="00744972" w:rsidRDefault="0079443E" w:rsidP="001B621A">
            <w:pPr>
              <w:jc w:val="center"/>
              <w:rPr>
                <w:i/>
                <w:iCs/>
              </w:rPr>
            </w:pPr>
          </w:p>
        </w:tc>
        <w:tc>
          <w:tcPr>
            <w:tcW w:w="7300" w:type="dxa"/>
            <w:gridSpan w:val="7"/>
          </w:tcPr>
          <w:p w14:paraId="63E6C49D" w14:textId="77777777" w:rsidR="0079443E" w:rsidRPr="003F1350" w:rsidRDefault="0079443E" w:rsidP="001B621A">
            <w:pPr>
              <w:keepNext/>
              <w:jc w:val="center"/>
              <w:rPr>
                <w:b/>
              </w:rPr>
            </w:pPr>
            <w:r w:rsidRPr="003F1350">
              <w:rPr>
                <w:b/>
              </w:rPr>
              <w:t>Short Occlusion</w:t>
            </w:r>
          </w:p>
        </w:tc>
      </w:tr>
      <w:tr w:rsidR="0079443E" w14:paraId="05853FF9" w14:textId="77777777" w:rsidTr="001B621A">
        <w:tc>
          <w:tcPr>
            <w:tcW w:w="972" w:type="dxa"/>
          </w:tcPr>
          <w:p w14:paraId="689A6645" w14:textId="77777777" w:rsidR="0079443E" w:rsidRDefault="001E6CE7" w:rsidP="001B621A">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06524C19" w14:textId="77777777" w:rsidR="0079443E" w:rsidRPr="00744972" w:rsidRDefault="0079443E" w:rsidP="001B621A">
            <w:pPr>
              <w:jc w:val="center"/>
              <w:rPr>
                <w:i/>
                <w:iCs/>
              </w:rPr>
            </w:pPr>
          </w:p>
        </w:tc>
        <w:tc>
          <w:tcPr>
            <w:tcW w:w="1050" w:type="dxa"/>
          </w:tcPr>
          <w:p w14:paraId="1E3E0532" w14:textId="77777777" w:rsidR="0079443E" w:rsidRDefault="0079443E" w:rsidP="001B621A">
            <w:pPr>
              <w:jc w:val="center"/>
            </w:pPr>
            <w:r w:rsidRPr="00744972">
              <w:rPr>
                <w:i/>
                <w:iCs/>
              </w:rPr>
              <w:t>0.7g</w:t>
            </w:r>
          </w:p>
        </w:tc>
        <w:tc>
          <w:tcPr>
            <w:tcW w:w="1074" w:type="dxa"/>
          </w:tcPr>
          <w:p w14:paraId="4C5A05C9" w14:textId="77777777" w:rsidR="0079443E" w:rsidRDefault="0079443E" w:rsidP="001B621A">
            <w:pPr>
              <w:jc w:val="center"/>
            </w:pPr>
            <w:r w:rsidRPr="00744972">
              <w:rPr>
                <w:i/>
                <w:iCs/>
              </w:rPr>
              <w:t>0.85g</w:t>
            </w:r>
          </w:p>
        </w:tc>
        <w:tc>
          <w:tcPr>
            <w:tcW w:w="1017" w:type="dxa"/>
          </w:tcPr>
          <w:p w14:paraId="349CD9D2" w14:textId="77777777" w:rsidR="0079443E" w:rsidRDefault="0079443E" w:rsidP="001B621A">
            <w:pPr>
              <w:jc w:val="center"/>
            </w:pPr>
            <w:r w:rsidRPr="00744972">
              <w:rPr>
                <w:i/>
                <w:iCs/>
              </w:rPr>
              <w:t>1g</w:t>
            </w:r>
          </w:p>
        </w:tc>
        <w:tc>
          <w:tcPr>
            <w:tcW w:w="1074" w:type="dxa"/>
          </w:tcPr>
          <w:p w14:paraId="005D130D" w14:textId="77777777" w:rsidR="0079443E" w:rsidRDefault="0079443E" w:rsidP="001B621A">
            <w:pPr>
              <w:jc w:val="center"/>
            </w:pPr>
            <w:r w:rsidRPr="00744972">
              <w:rPr>
                <w:i/>
                <w:iCs/>
              </w:rPr>
              <w:t>1.15g</w:t>
            </w:r>
          </w:p>
        </w:tc>
        <w:tc>
          <w:tcPr>
            <w:tcW w:w="1051" w:type="dxa"/>
          </w:tcPr>
          <w:p w14:paraId="0DB09153" w14:textId="77777777" w:rsidR="0079443E" w:rsidRDefault="0079443E" w:rsidP="001B621A">
            <w:pPr>
              <w:jc w:val="center"/>
            </w:pPr>
            <w:r w:rsidRPr="00744972">
              <w:rPr>
                <w:i/>
                <w:iCs/>
              </w:rPr>
              <w:t>1.3g</w:t>
            </w:r>
          </w:p>
        </w:tc>
        <w:tc>
          <w:tcPr>
            <w:tcW w:w="1017" w:type="dxa"/>
          </w:tcPr>
          <w:p w14:paraId="49C3C816" w14:textId="77777777" w:rsidR="0079443E" w:rsidRDefault="0079443E" w:rsidP="001B621A">
            <w:pPr>
              <w:jc w:val="center"/>
            </w:pPr>
            <w:r w:rsidRPr="00744972">
              <w:rPr>
                <w:i/>
                <w:iCs/>
              </w:rPr>
              <w:t>-1g</w:t>
            </w:r>
          </w:p>
        </w:tc>
        <w:tc>
          <w:tcPr>
            <w:tcW w:w="1017" w:type="dxa"/>
          </w:tcPr>
          <w:p w14:paraId="76DFDF45" w14:textId="77777777" w:rsidR="0079443E" w:rsidRDefault="0079443E" w:rsidP="001B621A">
            <w:pPr>
              <w:keepNext/>
              <w:jc w:val="center"/>
            </w:pPr>
            <w:r w:rsidRPr="00744972">
              <w:rPr>
                <w:i/>
                <w:iCs/>
              </w:rPr>
              <w:t>1g</w:t>
            </w:r>
          </w:p>
        </w:tc>
      </w:tr>
      <w:tr w:rsidR="00343E05" w14:paraId="6195C6FB" w14:textId="77777777" w:rsidTr="001B621A">
        <w:tc>
          <w:tcPr>
            <w:tcW w:w="972" w:type="dxa"/>
            <w:vMerge w:val="restart"/>
            <w:vAlign w:val="center"/>
          </w:tcPr>
          <w:p w14:paraId="63F3E821" w14:textId="77777777" w:rsidR="00343E05" w:rsidRDefault="00343E05" w:rsidP="001B621A">
            <w:pPr>
              <w:jc w:val="center"/>
            </w:pPr>
            <w:r w:rsidRPr="00744972">
              <w:rPr>
                <w:b/>
                <w:bCs/>
              </w:rPr>
              <w:t>4.5 m/s</w:t>
            </w:r>
          </w:p>
        </w:tc>
        <w:tc>
          <w:tcPr>
            <w:tcW w:w="1078" w:type="dxa"/>
          </w:tcPr>
          <w:p w14:paraId="1F1D2E6E" w14:textId="77777777" w:rsidR="00343E05" w:rsidRPr="00744972" w:rsidRDefault="00343E05" w:rsidP="001B621A">
            <w:pPr>
              <w:jc w:val="center"/>
              <w:rPr>
                <w:i/>
                <w:iCs/>
              </w:rPr>
            </w:pPr>
            <w:r w:rsidRPr="00744972">
              <w:rPr>
                <w:i/>
                <w:iCs/>
              </w:rPr>
              <w:t>Mean</w:t>
            </w:r>
          </w:p>
        </w:tc>
        <w:tc>
          <w:tcPr>
            <w:tcW w:w="1050" w:type="dxa"/>
          </w:tcPr>
          <w:p w14:paraId="3D8AEFC7" w14:textId="77777777" w:rsidR="00343E05" w:rsidRPr="00343E05" w:rsidRDefault="00343E05" w:rsidP="001B621A">
            <w:pPr>
              <w:jc w:val="center"/>
              <w:rPr>
                <w:rFonts w:cstheme="minorHAnsi"/>
              </w:rPr>
            </w:pPr>
            <w:r w:rsidRPr="00343E05">
              <w:rPr>
                <w:rFonts w:cstheme="minorHAnsi"/>
              </w:rPr>
              <w:t>1.22</w:t>
            </w:r>
          </w:p>
        </w:tc>
        <w:tc>
          <w:tcPr>
            <w:tcW w:w="1074" w:type="dxa"/>
          </w:tcPr>
          <w:p w14:paraId="161D7984" w14:textId="77777777" w:rsidR="00343E05" w:rsidRPr="00343E05" w:rsidRDefault="00343E05" w:rsidP="001B621A">
            <w:pPr>
              <w:jc w:val="center"/>
              <w:rPr>
                <w:rFonts w:cstheme="minorHAnsi"/>
              </w:rPr>
            </w:pPr>
            <w:r w:rsidRPr="00343E05">
              <w:rPr>
                <w:rFonts w:cstheme="minorHAnsi"/>
              </w:rPr>
              <w:t>1.31</w:t>
            </w:r>
          </w:p>
        </w:tc>
        <w:tc>
          <w:tcPr>
            <w:tcW w:w="1017" w:type="dxa"/>
          </w:tcPr>
          <w:p w14:paraId="03CB76BA" w14:textId="77777777" w:rsidR="00343E05" w:rsidRPr="00343E05" w:rsidRDefault="00343E05" w:rsidP="001B621A">
            <w:pPr>
              <w:jc w:val="center"/>
              <w:rPr>
                <w:rFonts w:cstheme="minorHAnsi"/>
              </w:rPr>
            </w:pPr>
            <w:r w:rsidRPr="00343E05">
              <w:rPr>
                <w:rFonts w:cstheme="minorHAnsi"/>
              </w:rPr>
              <w:t>1.34</w:t>
            </w:r>
          </w:p>
        </w:tc>
        <w:tc>
          <w:tcPr>
            <w:tcW w:w="1074" w:type="dxa"/>
          </w:tcPr>
          <w:p w14:paraId="2F9672C5" w14:textId="77777777" w:rsidR="00343E05" w:rsidRPr="00343E05" w:rsidRDefault="00343E05" w:rsidP="001B621A">
            <w:pPr>
              <w:jc w:val="center"/>
              <w:rPr>
                <w:rFonts w:cstheme="minorHAnsi"/>
              </w:rPr>
            </w:pPr>
            <w:r w:rsidRPr="00343E05">
              <w:rPr>
                <w:rFonts w:cstheme="minorHAnsi"/>
              </w:rPr>
              <w:t>1.41</w:t>
            </w:r>
          </w:p>
        </w:tc>
        <w:tc>
          <w:tcPr>
            <w:tcW w:w="1051" w:type="dxa"/>
          </w:tcPr>
          <w:p w14:paraId="39BDC80F" w14:textId="77777777" w:rsidR="00343E05" w:rsidRPr="00343E05" w:rsidRDefault="00343E05" w:rsidP="001B621A">
            <w:pPr>
              <w:jc w:val="center"/>
              <w:rPr>
                <w:rFonts w:cstheme="minorHAnsi"/>
              </w:rPr>
            </w:pPr>
            <w:r w:rsidRPr="00343E05">
              <w:rPr>
                <w:rFonts w:cstheme="minorHAnsi"/>
              </w:rPr>
              <w:t>1.52</w:t>
            </w:r>
          </w:p>
        </w:tc>
        <w:tc>
          <w:tcPr>
            <w:tcW w:w="1017" w:type="dxa"/>
          </w:tcPr>
          <w:p w14:paraId="40B0AEC8" w14:textId="77777777" w:rsidR="00343E05" w:rsidRPr="00343E05" w:rsidRDefault="00343E05" w:rsidP="001B621A">
            <w:pPr>
              <w:jc w:val="center"/>
              <w:rPr>
                <w:rFonts w:cstheme="minorHAnsi"/>
              </w:rPr>
            </w:pPr>
            <w:r w:rsidRPr="00343E05">
              <w:rPr>
                <w:rFonts w:cstheme="minorHAnsi"/>
              </w:rPr>
              <w:t>1.68</w:t>
            </w:r>
          </w:p>
        </w:tc>
        <w:tc>
          <w:tcPr>
            <w:tcW w:w="1017" w:type="dxa"/>
          </w:tcPr>
          <w:p w14:paraId="552E057F" w14:textId="77777777" w:rsidR="00343E05" w:rsidRPr="00343E05" w:rsidRDefault="00343E05" w:rsidP="001B621A">
            <w:pPr>
              <w:keepNext/>
              <w:jc w:val="center"/>
              <w:rPr>
                <w:rFonts w:cstheme="minorHAnsi"/>
              </w:rPr>
            </w:pPr>
            <w:r w:rsidRPr="00343E05">
              <w:rPr>
                <w:rFonts w:cstheme="minorHAnsi"/>
              </w:rPr>
              <w:t>1.35</w:t>
            </w:r>
          </w:p>
        </w:tc>
      </w:tr>
      <w:tr w:rsidR="00343E05" w14:paraId="58EAD604" w14:textId="77777777" w:rsidTr="001B621A">
        <w:tc>
          <w:tcPr>
            <w:tcW w:w="972" w:type="dxa"/>
            <w:vMerge/>
            <w:vAlign w:val="center"/>
          </w:tcPr>
          <w:p w14:paraId="49FF6FF6" w14:textId="77777777" w:rsidR="00343E05" w:rsidRDefault="00343E05" w:rsidP="001B621A">
            <w:pPr>
              <w:jc w:val="center"/>
            </w:pPr>
          </w:p>
        </w:tc>
        <w:tc>
          <w:tcPr>
            <w:tcW w:w="1078" w:type="dxa"/>
          </w:tcPr>
          <w:p w14:paraId="677715F8" w14:textId="77777777" w:rsidR="00343E05" w:rsidRPr="00744972" w:rsidRDefault="00343E05" w:rsidP="001B621A">
            <w:pPr>
              <w:jc w:val="center"/>
              <w:rPr>
                <w:i/>
                <w:iCs/>
              </w:rPr>
            </w:pPr>
            <w:r w:rsidRPr="00744972">
              <w:rPr>
                <w:i/>
                <w:iCs/>
              </w:rPr>
              <w:t>SD</w:t>
            </w:r>
          </w:p>
        </w:tc>
        <w:tc>
          <w:tcPr>
            <w:tcW w:w="1050" w:type="dxa"/>
          </w:tcPr>
          <w:p w14:paraId="5E92B09F" w14:textId="77777777" w:rsidR="00343E05" w:rsidRPr="00343E05" w:rsidRDefault="00343E05" w:rsidP="001B621A">
            <w:pPr>
              <w:jc w:val="center"/>
              <w:rPr>
                <w:rFonts w:cstheme="minorHAnsi"/>
              </w:rPr>
            </w:pPr>
            <w:r w:rsidRPr="00343E05">
              <w:rPr>
                <w:rFonts w:cstheme="minorHAnsi"/>
              </w:rPr>
              <w:t>0.64</w:t>
            </w:r>
          </w:p>
        </w:tc>
        <w:tc>
          <w:tcPr>
            <w:tcW w:w="1074" w:type="dxa"/>
          </w:tcPr>
          <w:p w14:paraId="3C8EA252" w14:textId="77777777" w:rsidR="00343E05" w:rsidRPr="00343E05" w:rsidRDefault="00343E05" w:rsidP="001B621A">
            <w:pPr>
              <w:jc w:val="center"/>
              <w:rPr>
                <w:rFonts w:cstheme="minorHAnsi"/>
              </w:rPr>
            </w:pPr>
            <w:r w:rsidRPr="00343E05">
              <w:rPr>
                <w:rFonts w:cstheme="minorHAnsi"/>
              </w:rPr>
              <w:t>0.65</w:t>
            </w:r>
          </w:p>
        </w:tc>
        <w:tc>
          <w:tcPr>
            <w:tcW w:w="1017" w:type="dxa"/>
          </w:tcPr>
          <w:p w14:paraId="46F60678" w14:textId="77777777" w:rsidR="00343E05" w:rsidRPr="00343E05" w:rsidRDefault="00343E05" w:rsidP="001B621A">
            <w:pPr>
              <w:jc w:val="center"/>
              <w:rPr>
                <w:rFonts w:cstheme="minorHAnsi"/>
              </w:rPr>
            </w:pPr>
            <w:r w:rsidRPr="00343E05">
              <w:t>0.65</w:t>
            </w:r>
          </w:p>
        </w:tc>
        <w:tc>
          <w:tcPr>
            <w:tcW w:w="1074" w:type="dxa"/>
          </w:tcPr>
          <w:p w14:paraId="67630BE6" w14:textId="77777777" w:rsidR="00343E05" w:rsidRPr="00343E05" w:rsidRDefault="00343E05" w:rsidP="001B621A">
            <w:pPr>
              <w:jc w:val="center"/>
              <w:rPr>
                <w:rFonts w:cstheme="minorHAnsi"/>
              </w:rPr>
            </w:pPr>
            <w:r w:rsidRPr="00343E05">
              <w:rPr>
                <w:rFonts w:cstheme="minorHAnsi"/>
              </w:rPr>
              <w:t>0.56</w:t>
            </w:r>
          </w:p>
        </w:tc>
        <w:tc>
          <w:tcPr>
            <w:tcW w:w="1051" w:type="dxa"/>
          </w:tcPr>
          <w:p w14:paraId="5DCC5C61" w14:textId="77777777" w:rsidR="00343E05" w:rsidRPr="00343E05" w:rsidRDefault="00343E05" w:rsidP="001B621A">
            <w:pPr>
              <w:jc w:val="center"/>
              <w:rPr>
                <w:rFonts w:cstheme="minorHAnsi"/>
              </w:rPr>
            </w:pPr>
            <w:r w:rsidRPr="00343E05">
              <w:rPr>
                <w:rFonts w:cstheme="minorHAnsi"/>
              </w:rPr>
              <w:t>0.88</w:t>
            </w:r>
          </w:p>
        </w:tc>
        <w:tc>
          <w:tcPr>
            <w:tcW w:w="1017" w:type="dxa"/>
          </w:tcPr>
          <w:p w14:paraId="0400EFAD" w14:textId="77777777" w:rsidR="00343E05" w:rsidRPr="00343E05" w:rsidRDefault="00343E05" w:rsidP="001B621A">
            <w:pPr>
              <w:jc w:val="center"/>
              <w:rPr>
                <w:rFonts w:cstheme="minorHAnsi"/>
              </w:rPr>
            </w:pPr>
            <w:r w:rsidRPr="00343E05">
              <w:rPr>
                <w:rFonts w:cstheme="minorHAnsi"/>
              </w:rPr>
              <w:t>0.86</w:t>
            </w:r>
          </w:p>
        </w:tc>
        <w:tc>
          <w:tcPr>
            <w:tcW w:w="1017" w:type="dxa"/>
          </w:tcPr>
          <w:p w14:paraId="32F76BAF" w14:textId="77777777" w:rsidR="00343E05" w:rsidRPr="00343E05" w:rsidRDefault="00343E05" w:rsidP="001B621A">
            <w:pPr>
              <w:keepNext/>
              <w:jc w:val="center"/>
              <w:rPr>
                <w:rFonts w:cstheme="minorHAnsi"/>
              </w:rPr>
            </w:pPr>
            <w:r w:rsidRPr="00343E05">
              <w:rPr>
                <w:rFonts w:cstheme="minorHAnsi"/>
              </w:rPr>
              <w:t>0.58</w:t>
            </w:r>
          </w:p>
        </w:tc>
      </w:tr>
      <w:tr w:rsidR="0079443E" w14:paraId="6B4147A0" w14:textId="77777777" w:rsidTr="001B621A">
        <w:tc>
          <w:tcPr>
            <w:tcW w:w="972" w:type="dxa"/>
            <w:vMerge w:val="restart"/>
            <w:vAlign w:val="center"/>
          </w:tcPr>
          <w:p w14:paraId="44212F32" w14:textId="77777777" w:rsidR="0079443E" w:rsidRDefault="0079443E" w:rsidP="001B621A">
            <w:pPr>
              <w:jc w:val="center"/>
            </w:pPr>
            <w:r w:rsidRPr="00744972">
              <w:rPr>
                <w:b/>
                <w:bCs/>
              </w:rPr>
              <w:t>6 m/s</w:t>
            </w:r>
          </w:p>
        </w:tc>
        <w:tc>
          <w:tcPr>
            <w:tcW w:w="1078" w:type="dxa"/>
          </w:tcPr>
          <w:p w14:paraId="481C5F8A" w14:textId="77777777" w:rsidR="0079443E" w:rsidRPr="00744972" w:rsidRDefault="0079443E" w:rsidP="001B621A">
            <w:pPr>
              <w:jc w:val="center"/>
              <w:rPr>
                <w:i/>
                <w:iCs/>
              </w:rPr>
            </w:pPr>
            <w:r w:rsidRPr="00744972">
              <w:rPr>
                <w:i/>
                <w:iCs/>
              </w:rPr>
              <w:t>Mean</w:t>
            </w:r>
          </w:p>
        </w:tc>
        <w:tc>
          <w:tcPr>
            <w:tcW w:w="1050" w:type="dxa"/>
          </w:tcPr>
          <w:p w14:paraId="038A0AD3" w14:textId="77777777" w:rsidR="0079443E" w:rsidRPr="00343E05" w:rsidRDefault="0079443E" w:rsidP="001B621A">
            <w:pPr>
              <w:jc w:val="center"/>
              <w:rPr>
                <w:rFonts w:cstheme="minorHAnsi"/>
              </w:rPr>
            </w:pPr>
            <w:r w:rsidRPr="00343E05">
              <w:rPr>
                <w:rFonts w:cstheme="minorHAnsi"/>
              </w:rPr>
              <w:t>1.26</w:t>
            </w:r>
          </w:p>
        </w:tc>
        <w:tc>
          <w:tcPr>
            <w:tcW w:w="1074" w:type="dxa"/>
          </w:tcPr>
          <w:p w14:paraId="378B2B99" w14:textId="3571F2EA" w:rsidR="0079443E" w:rsidRPr="00343E05" w:rsidRDefault="0079443E" w:rsidP="001B621A">
            <w:pPr>
              <w:jc w:val="center"/>
              <w:rPr>
                <w:rFonts w:cstheme="minorHAnsi"/>
              </w:rPr>
            </w:pPr>
            <w:r w:rsidRPr="00343E05">
              <w:rPr>
                <w:rFonts w:cstheme="minorHAnsi"/>
              </w:rPr>
              <w:t>1.33</w:t>
            </w:r>
          </w:p>
        </w:tc>
        <w:tc>
          <w:tcPr>
            <w:tcW w:w="1017" w:type="dxa"/>
          </w:tcPr>
          <w:p w14:paraId="71145A0E" w14:textId="77777777" w:rsidR="0079443E" w:rsidRPr="00343E05" w:rsidRDefault="0079443E" w:rsidP="001B621A">
            <w:pPr>
              <w:jc w:val="center"/>
              <w:rPr>
                <w:rFonts w:cstheme="minorHAnsi"/>
              </w:rPr>
            </w:pPr>
            <w:r w:rsidRPr="00343E05">
              <w:rPr>
                <w:rFonts w:cstheme="minorHAnsi"/>
              </w:rPr>
              <w:t>1.37</w:t>
            </w:r>
          </w:p>
        </w:tc>
        <w:tc>
          <w:tcPr>
            <w:tcW w:w="1074" w:type="dxa"/>
          </w:tcPr>
          <w:p w14:paraId="34CFC43F" w14:textId="77777777" w:rsidR="0079443E" w:rsidRPr="00343E05" w:rsidRDefault="0079443E" w:rsidP="001B621A">
            <w:pPr>
              <w:jc w:val="center"/>
              <w:rPr>
                <w:rFonts w:cstheme="minorHAnsi"/>
              </w:rPr>
            </w:pPr>
            <w:r w:rsidRPr="00343E05">
              <w:rPr>
                <w:rFonts w:cstheme="minorHAnsi"/>
              </w:rPr>
              <w:t>1.47</w:t>
            </w:r>
          </w:p>
        </w:tc>
        <w:tc>
          <w:tcPr>
            <w:tcW w:w="1051" w:type="dxa"/>
          </w:tcPr>
          <w:p w14:paraId="21A873CA" w14:textId="77777777" w:rsidR="0079443E" w:rsidRPr="00343E05" w:rsidRDefault="0079443E" w:rsidP="001B621A">
            <w:pPr>
              <w:jc w:val="center"/>
              <w:rPr>
                <w:rFonts w:cstheme="minorHAnsi"/>
              </w:rPr>
            </w:pPr>
            <w:r w:rsidRPr="00343E05">
              <w:rPr>
                <w:rFonts w:cstheme="minorHAnsi"/>
              </w:rPr>
              <w:t>1.49</w:t>
            </w:r>
          </w:p>
        </w:tc>
        <w:tc>
          <w:tcPr>
            <w:tcW w:w="1017" w:type="dxa"/>
          </w:tcPr>
          <w:p w14:paraId="566ECA1F" w14:textId="77777777" w:rsidR="0079443E" w:rsidRPr="00343E05" w:rsidRDefault="0079443E" w:rsidP="001B621A">
            <w:pPr>
              <w:jc w:val="center"/>
              <w:rPr>
                <w:rFonts w:cstheme="minorHAnsi"/>
              </w:rPr>
            </w:pPr>
            <w:r w:rsidRPr="00343E05">
              <w:rPr>
                <w:rFonts w:cstheme="minorHAnsi"/>
              </w:rPr>
              <w:t>1.51</w:t>
            </w:r>
          </w:p>
        </w:tc>
        <w:tc>
          <w:tcPr>
            <w:tcW w:w="1017" w:type="dxa"/>
          </w:tcPr>
          <w:p w14:paraId="734CFAE0" w14:textId="77777777" w:rsidR="0079443E" w:rsidRPr="00343E05" w:rsidRDefault="0079443E" w:rsidP="001B621A">
            <w:pPr>
              <w:keepNext/>
              <w:jc w:val="center"/>
              <w:rPr>
                <w:rFonts w:cstheme="minorHAnsi"/>
              </w:rPr>
            </w:pPr>
            <w:r w:rsidRPr="00343E05">
              <w:rPr>
                <w:rFonts w:cstheme="minorHAnsi"/>
              </w:rPr>
              <w:t>1.35</w:t>
            </w:r>
          </w:p>
        </w:tc>
      </w:tr>
      <w:tr w:rsidR="0079443E" w14:paraId="1C6EB6E4" w14:textId="77777777" w:rsidTr="001B621A">
        <w:tc>
          <w:tcPr>
            <w:tcW w:w="972" w:type="dxa"/>
            <w:vMerge/>
          </w:tcPr>
          <w:p w14:paraId="4265C6D3" w14:textId="77777777" w:rsidR="0079443E" w:rsidRDefault="0079443E" w:rsidP="001B621A">
            <w:pPr>
              <w:jc w:val="center"/>
            </w:pPr>
          </w:p>
        </w:tc>
        <w:tc>
          <w:tcPr>
            <w:tcW w:w="1078" w:type="dxa"/>
          </w:tcPr>
          <w:p w14:paraId="558976AD" w14:textId="77777777" w:rsidR="0079443E" w:rsidRPr="00744972" w:rsidRDefault="0079443E" w:rsidP="001B621A">
            <w:pPr>
              <w:jc w:val="center"/>
              <w:rPr>
                <w:i/>
                <w:iCs/>
              </w:rPr>
            </w:pPr>
            <w:r w:rsidRPr="00744972">
              <w:rPr>
                <w:i/>
                <w:iCs/>
              </w:rPr>
              <w:t>SD</w:t>
            </w:r>
          </w:p>
        </w:tc>
        <w:tc>
          <w:tcPr>
            <w:tcW w:w="1050" w:type="dxa"/>
          </w:tcPr>
          <w:p w14:paraId="159AA584" w14:textId="77777777" w:rsidR="0079443E" w:rsidRPr="00343E05" w:rsidRDefault="0079443E" w:rsidP="001B621A">
            <w:pPr>
              <w:jc w:val="center"/>
              <w:rPr>
                <w:rFonts w:cstheme="minorHAnsi"/>
              </w:rPr>
            </w:pPr>
            <w:r w:rsidRPr="00343E05">
              <w:rPr>
                <w:rFonts w:cstheme="minorHAnsi"/>
              </w:rPr>
              <w:t>0.65</w:t>
            </w:r>
          </w:p>
        </w:tc>
        <w:tc>
          <w:tcPr>
            <w:tcW w:w="1074" w:type="dxa"/>
          </w:tcPr>
          <w:p w14:paraId="042C57DD" w14:textId="787A9859" w:rsidR="0079443E" w:rsidRPr="00343E05" w:rsidRDefault="0079443E" w:rsidP="001B621A">
            <w:pPr>
              <w:jc w:val="center"/>
              <w:rPr>
                <w:rFonts w:cstheme="minorHAnsi"/>
              </w:rPr>
            </w:pPr>
            <w:r w:rsidRPr="00343E05">
              <w:rPr>
                <w:rFonts w:cstheme="minorHAnsi"/>
              </w:rPr>
              <w:t>0.77</w:t>
            </w:r>
          </w:p>
        </w:tc>
        <w:tc>
          <w:tcPr>
            <w:tcW w:w="1017" w:type="dxa"/>
          </w:tcPr>
          <w:p w14:paraId="34336545" w14:textId="77777777" w:rsidR="0079443E" w:rsidRPr="00343E05" w:rsidRDefault="0079443E" w:rsidP="001B621A">
            <w:pPr>
              <w:jc w:val="center"/>
              <w:rPr>
                <w:rFonts w:cstheme="minorHAnsi"/>
              </w:rPr>
            </w:pPr>
            <w:r w:rsidRPr="00343E05">
              <w:rPr>
                <w:rFonts w:cstheme="minorHAnsi"/>
              </w:rPr>
              <w:t>0.77</w:t>
            </w:r>
          </w:p>
        </w:tc>
        <w:tc>
          <w:tcPr>
            <w:tcW w:w="1074" w:type="dxa"/>
          </w:tcPr>
          <w:p w14:paraId="32C0D372" w14:textId="77777777" w:rsidR="0079443E" w:rsidRPr="00343E05" w:rsidRDefault="0079443E" w:rsidP="001B621A">
            <w:pPr>
              <w:jc w:val="center"/>
              <w:rPr>
                <w:rFonts w:cstheme="minorHAnsi"/>
              </w:rPr>
            </w:pPr>
            <w:r w:rsidRPr="00343E05">
              <w:rPr>
                <w:rFonts w:cstheme="minorHAnsi"/>
              </w:rPr>
              <w:t>0.88</w:t>
            </w:r>
          </w:p>
        </w:tc>
        <w:tc>
          <w:tcPr>
            <w:tcW w:w="1051" w:type="dxa"/>
          </w:tcPr>
          <w:p w14:paraId="2A7C8BEA" w14:textId="77777777" w:rsidR="0079443E" w:rsidRPr="00343E05" w:rsidRDefault="0079443E" w:rsidP="001B621A">
            <w:pPr>
              <w:jc w:val="center"/>
              <w:rPr>
                <w:rFonts w:cstheme="minorHAnsi"/>
              </w:rPr>
            </w:pPr>
            <w:r w:rsidRPr="00343E05">
              <w:rPr>
                <w:rFonts w:cstheme="minorHAnsi"/>
              </w:rPr>
              <w:t>0.75</w:t>
            </w:r>
          </w:p>
        </w:tc>
        <w:tc>
          <w:tcPr>
            <w:tcW w:w="1017" w:type="dxa"/>
          </w:tcPr>
          <w:p w14:paraId="07105F23" w14:textId="77777777" w:rsidR="0079443E" w:rsidRPr="00343E05" w:rsidRDefault="0079443E" w:rsidP="001B621A">
            <w:pPr>
              <w:jc w:val="center"/>
              <w:rPr>
                <w:rFonts w:cstheme="minorHAnsi"/>
              </w:rPr>
            </w:pPr>
            <w:r w:rsidRPr="00343E05">
              <w:rPr>
                <w:rFonts w:cstheme="minorHAnsi"/>
              </w:rPr>
              <w:t>0.80</w:t>
            </w:r>
          </w:p>
        </w:tc>
        <w:tc>
          <w:tcPr>
            <w:tcW w:w="1017" w:type="dxa"/>
          </w:tcPr>
          <w:p w14:paraId="1A1E6E00" w14:textId="77777777" w:rsidR="0079443E" w:rsidRPr="00343E05" w:rsidRDefault="0079443E" w:rsidP="00096C14">
            <w:pPr>
              <w:keepNext/>
              <w:jc w:val="center"/>
              <w:rPr>
                <w:rFonts w:cstheme="minorHAnsi"/>
              </w:rPr>
            </w:pPr>
            <w:r w:rsidRPr="00343E05">
              <w:rPr>
                <w:rFonts w:cstheme="minorHAnsi"/>
              </w:rPr>
              <w:t>0.76</w:t>
            </w:r>
            <w:commentRangeEnd w:id="489"/>
            <w:r w:rsidR="001B621A">
              <w:rPr>
                <w:rStyle w:val="CommentReference"/>
                <w:rFonts w:eastAsiaTheme="minorHAnsi" w:cstheme="minorBidi"/>
              </w:rPr>
              <w:commentReference w:id="489"/>
            </w:r>
          </w:p>
        </w:tc>
      </w:tr>
    </w:tbl>
    <w:p w14:paraId="12E8E2EF" w14:textId="6A23FFC6" w:rsidR="00096C14" w:rsidRPr="00B377BA" w:rsidDel="00096C14" w:rsidRDefault="00096C14" w:rsidP="00096C14">
      <w:pPr>
        <w:pStyle w:val="Caption"/>
        <w:framePr w:h="361" w:hRule="exact" w:hSpace="180" w:wrap="around" w:vAnchor="text" w:hAnchor="page" w:x="1333" w:y="6995"/>
        <w:spacing w:line="480" w:lineRule="auto"/>
        <w:rPr>
          <w:del w:id="490" w:author="Björn Jörges" w:date="2020-05-03T19:29:00Z"/>
          <w:lang w:val="en-US"/>
        </w:rPr>
        <w:pPrChange w:id="491" w:author="Björn Jörges" w:date="2020-05-03T19:29:00Z">
          <w:pPr>
            <w:pStyle w:val="Caption"/>
            <w:framePr w:hSpace="180" w:wrap="around" w:vAnchor="text" w:hAnchor="page" w:x="1333" w:y="6995"/>
            <w:spacing w:line="480" w:lineRule="auto"/>
          </w:pPr>
        </w:pPrChange>
      </w:pPr>
      <w:r w:rsidRPr="00096C14">
        <w:rPr>
          <w:lang w:val="en-US"/>
        </w:rPr>
        <w:t xml:space="preserve">Table </w:t>
      </w:r>
      <w:r>
        <w:fldChar w:fldCharType="begin"/>
      </w:r>
      <w:r w:rsidRPr="00096C14">
        <w:rPr>
          <w:lang w:val="en-US"/>
        </w:rPr>
        <w:instrText xml:space="preserve"> SEQ Table \* ARABIC </w:instrText>
      </w:r>
      <w:r>
        <w:fldChar w:fldCharType="separate"/>
      </w:r>
      <w:r w:rsidRPr="00096C14">
        <w:rPr>
          <w:noProof/>
          <w:lang w:val="en-US"/>
        </w:rPr>
        <w:t>1</w:t>
      </w:r>
      <w:r>
        <w:fldChar w:fldCharType="end"/>
      </w:r>
      <w:ins w:id="492" w:author="Björn Jörges" w:date="2020-05-03T19:29:00Z">
        <w:r w:rsidRPr="00096C14">
          <w:rPr>
            <w:lang w:val="en-US"/>
            <w:rPrChange w:id="493" w:author="Björn Jörges" w:date="2020-05-03T19:29:00Z">
              <w:rPr/>
            </w:rPrChange>
          </w:rPr>
          <w:t>:</w:t>
        </w:r>
      </w:ins>
      <w:r w:rsidRPr="00096C14">
        <w:rPr>
          <w:lang w:val="en-US"/>
        </w:rPr>
        <w:t xml:space="preserve"> </w:t>
      </w:r>
      <w:r w:rsidRPr="00B377BA">
        <w:rPr>
          <w:lang w:val="en-US"/>
        </w:rPr>
        <w:t>Means and standard d</w:t>
      </w:r>
      <w:r>
        <w:rPr>
          <w:lang w:val="en-US"/>
        </w:rPr>
        <w:t>eviations observed for the temporal errors divided by gravities and initial vertical velocitie</w:t>
      </w:r>
      <w:ins w:id="494" w:author="Björn Jörges" w:date="2020-05-03T19:29:00Z">
        <w:r>
          <w:rPr>
            <w:lang w:val="en-US"/>
          </w:rPr>
          <w:t>s</w:t>
        </w:r>
      </w:ins>
      <w:del w:id="495" w:author="Björn Jörges" w:date="2020-05-03T19:29:00Z">
        <w:r w:rsidDel="00096C14">
          <w:rPr>
            <w:lang w:val="en-US"/>
          </w:rPr>
          <w:delText>s.</w:delText>
        </w:r>
      </w:del>
    </w:p>
    <w:p w14:paraId="4528A7A3" w14:textId="0B56B1B6" w:rsidR="00096C14" w:rsidRPr="00096C14" w:rsidRDefault="00096C14" w:rsidP="00096C14">
      <w:pPr>
        <w:pStyle w:val="Caption"/>
        <w:framePr w:h="361" w:hRule="exact" w:hSpace="180" w:wrap="around" w:vAnchor="text" w:hAnchor="page" w:x="1333" w:y="6995"/>
        <w:spacing w:line="480" w:lineRule="auto"/>
        <w:rPr>
          <w:lang w:val="en-US"/>
        </w:rPr>
        <w:pPrChange w:id="496" w:author="Björn Jörges" w:date="2020-05-03T19:29:00Z">
          <w:pPr>
            <w:pStyle w:val="Caption"/>
            <w:framePr w:hSpace="180" w:wrap="around" w:vAnchor="text" w:hAnchor="page" w:x="1333" w:y="6995"/>
            <w:spacing w:line="480" w:lineRule="auto"/>
          </w:pPr>
        </w:pPrChange>
      </w:pPr>
    </w:p>
    <w:p w14:paraId="7C9212A2" w14:textId="6E458469" w:rsidR="001C29B3" w:rsidRDefault="002B544F" w:rsidP="00BE7928">
      <w:pPr>
        <w:spacing w:line="480" w:lineRule="auto"/>
        <w:jc w:val="both"/>
      </w:pPr>
      <w:r>
        <w:t>Where the first line corresponds</w:t>
      </w:r>
      <w:r w:rsidR="0079443E">
        <w:t xml:space="preserve"> </w:t>
      </w:r>
      <w:ins w:id="497" w:author="Björn Jörges" w:date="2020-04-18T17:06:00Z">
        <w:r>
          <w:t>to the statistical structure that correspond</w:t>
        </w:r>
      </w:ins>
      <w:ins w:id="498" w:author="Björn Jörges" w:date="2020-05-03T19:27:00Z">
        <w:r w:rsidR="00096C14">
          <w:t>s</w:t>
        </w:r>
      </w:ins>
      <w:ins w:id="499" w:author="Björn Jörges" w:date="2020-04-18T17:06:00Z">
        <w:r>
          <w:t xml:space="preserve"> to the means of the response distributions and the second line corresponds to the standard deviations of the response distributions. </w:t>
        </w:r>
      </w:ins>
      <w:r w:rsidR="00D37CCB">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w:t>
      </w:r>
      <w:del w:id="500" w:author="Björn Jörges" w:date="2020-04-17T20:04:00Z">
        <w:r w:rsidR="00064760" w:rsidDel="00795CAD">
          <w:delText xml:space="preserve">find </w:delText>
        </w:r>
      </w:del>
      <w:ins w:id="501" w:author="Björn Jörges" w:date="2020-04-17T20:04:00Z">
        <w:r w:rsidR="00795CAD">
          <w:t xml:space="preserve">found </w:t>
        </w:r>
      </w:ins>
      <w:r w:rsidR="00064760">
        <w:t xml:space="preserve">a posterior probability </w:t>
      </w:r>
      <w:ins w:id="502" w:author="Björn Jörges" w:date="2020-04-17T21:47:00Z">
        <w:r w:rsidR="00087BBF">
          <w:t>of &gt;</w:t>
        </w:r>
        <w:r w:rsidR="00FE7A04">
          <w:t>0.999</w:t>
        </w:r>
      </w:ins>
      <w:ins w:id="503" w:author="Björn Jörges" w:date="2020-04-17T21:48:00Z">
        <w:r w:rsidR="00FE7A04">
          <w:t xml:space="preserve"> </w:t>
        </w:r>
      </w:ins>
      <w:del w:id="504" w:author="Björn Jörges" w:date="2020-04-17T21:47:00Z">
        <w:r w:rsidR="00064760" w:rsidDel="00087BBF">
          <w:delText xml:space="preserve">of </w:delText>
        </w:r>
        <w:r w:rsidR="00064760" w:rsidRPr="00064760" w:rsidDel="00087BBF">
          <w:delText>n</w:delText>
        </w:r>
        <w:r w:rsidR="00064760" w:rsidDel="00087BBF">
          <w:delText xml:space="preserve">early </w:delText>
        </w:r>
      </w:del>
      <w:del w:id="505" w:author="Björn Jörges" w:date="2020-05-03T19:27:00Z">
        <w:r w:rsidR="00064760" w:rsidDel="00096C14">
          <w:delText>1</w:delText>
        </w:r>
      </w:del>
      <w:r w:rsidR="00064760">
        <w:t xml:space="preserve"> that a </w:t>
      </w:r>
      <w:del w:id="506" w:author="Björn Jörges" w:date="2020-04-17T21:52:00Z">
        <w:r w:rsidR="00064760" w:rsidDel="00FE7A04">
          <w:delText xml:space="preserve">higher </w:delText>
        </w:r>
      </w:del>
      <w:ins w:id="507" w:author="Björn Jörges" w:date="2020-04-17T21:52:00Z">
        <w:r w:rsidR="00FE7A04">
          <w:t xml:space="preserve">lower </w:t>
        </w:r>
      </w:ins>
      <w:r w:rsidR="00064760">
        <w:t xml:space="preserve">gravity value is related to lower </w:t>
      </w:r>
      <w:r w:rsidR="00DB447B">
        <w:t xml:space="preserve">variability, the sigma </w:t>
      </w:r>
      <w:del w:id="508" w:author="Björn Jörges" w:date="2020-04-18T03:14:00Z">
        <w:r w:rsidR="00DB447B" w:rsidDel="00991983">
          <w:delText xml:space="preserve">value </w:delText>
        </w:r>
      </w:del>
      <w:ins w:id="509" w:author="Björn Jörges" w:date="2020-04-18T03:14:00Z">
        <w:r w:rsidR="00991983">
          <w:t xml:space="preserve">coefficient </w:t>
        </w:r>
      </w:ins>
      <w:r w:rsidR="00DB447B">
        <w:t xml:space="preserve">for Gravity being </w:t>
      </w:r>
      <w:del w:id="510" w:author="Björn Jörges" w:date="2020-04-17T21:48:00Z">
        <w:r w:rsidR="00DB447B" w:rsidDel="00FE7A04">
          <w:delText>-0.08</w:delText>
        </w:r>
        <w:r w:rsidR="00573E06" w:rsidDel="00FE7A04">
          <w:delText>0</w:delText>
        </w:r>
      </w:del>
      <w:ins w:id="511" w:author="Björn Jörges" w:date="2020-04-17T21:48:00Z">
        <w:r w:rsidR="00FE7A04">
          <w:t>0.0</w:t>
        </w:r>
      </w:ins>
      <w:ins w:id="512" w:author="Björn Jörges" w:date="2020-04-17T21:52:00Z">
        <w:r w:rsidR="00FE7A04">
          <w:t>57</w:t>
        </w:r>
      </w:ins>
      <w:r w:rsidR="00DB447B">
        <w:t xml:space="preserve"> (</w:t>
      </w:r>
      <w:ins w:id="513" w:author="Björn Jörges" w:date="2020-04-17T21:53:00Z">
        <w:r w:rsidR="00FE7A04">
          <w:t xml:space="preserve">SE = 0.004; </w:t>
        </w:r>
      </w:ins>
      <w:r w:rsidR="00DB447B">
        <w:t>95</w:t>
      </w:r>
      <w:r w:rsidR="002B2E0C">
        <w:t>%</w:t>
      </w:r>
      <w:r w:rsidR="00DB447B">
        <w:t xml:space="preserve"> C</w:t>
      </w:r>
      <w:ins w:id="514" w:author="Björn Jörges" w:date="2020-04-18T04:29:00Z">
        <w:r w:rsidR="00DD6522">
          <w:t>onfidence Interval</w:t>
        </w:r>
      </w:ins>
      <w:del w:id="515" w:author="Björn Jörges" w:date="2020-04-18T04:29:00Z">
        <w:r w:rsidR="00DB447B" w:rsidDel="00DD6522">
          <w:delText>I</w:delText>
        </w:r>
      </w:del>
      <w:r w:rsidR="00DB447B">
        <w:t> = [</w:t>
      </w:r>
      <w:ins w:id="516" w:author="Björn Jörges" w:date="2020-04-17T21:53:00Z">
        <w:r w:rsidR="00FE7A04">
          <w:t>0.051;0.064]</w:t>
        </w:r>
      </w:ins>
      <w:ins w:id="517" w:author="Björn Jörges" w:date="2020-04-17T21:54:00Z">
        <w:r w:rsidR="00FE7A04">
          <w:t>)</w:t>
        </w:r>
      </w:ins>
      <w:ins w:id="518" w:author="Björn Jörges" w:date="2020-04-18T04:24:00Z">
        <w:r w:rsidR="008B5B35">
          <w:t xml:space="preserve"> in the log space</w:t>
        </w:r>
      </w:ins>
      <w:ins w:id="519" w:author="Björn Jörges" w:date="2020-04-17T21:54:00Z">
        <w:r w:rsidR="00045302">
          <w:t>.</w:t>
        </w:r>
      </w:ins>
      <w:ins w:id="520" w:author="Björn Jörges" w:date="2020-04-18T04:24:00Z">
        <w:r w:rsidR="008B5B35">
          <w:t xml:space="preserve"> In the regular space, this corresponds to a standard deviation of </w:t>
        </w:r>
      </w:ins>
      <w:ins w:id="521" w:author="Björn Jörges" w:date="2020-04-18T04:30:00Z">
        <w:r w:rsidR="00DD6522">
          <w:t>0.296 (95 % CI = [</w:t>
        </w:r>
      </w:ins>
      <w:ins w:id="522" w:author="Björn Jörges" w:date="2020-04-18T04:31:00Z">
        <w:r w:rsidR="00DD6522">
          <w:t>0.282;0.313</w:t>
        </w:r>
      </w:ins>
      <w:ins w:id="523" w:author="Björn Jörges" w:date="2020-04-18T04:30:00Z">
        <w:r w:rsidR="00DD6522">
          <w:t>]) for 0.7g, 0.321</w:t>
        </w:r>
      </w:ins>
      <w:ins w:id="524" w:author="Björn Jörges" w:date="2020-04-18T04:32:00Z">
        <w:r w:rsidR="00DD6522">
          <w:t xml:space="preserve"> (95% CI = [0.303;</w:t>
        </w:r>
      </w:ins>
      <w:ins w:id="525" w:author="Björn Jörges" w:date="2020-04-18T04:33:00Z">
        <w:r w:rsidR="00DD6522">
          <w:t>0.344</w:t>
        </w:r>
      </w:ins>
      <w:ins w:id="526" w:author="Björn Jörges" w:date="2020-04-18T04:32:00Z">
        <w:r w:rsidR="00DD6522">
          <w:t>])</w:t>
        </w:r>
      </w:ins>
      <w:ins w:id="527" w:author="Björn Jörges" w:date="2020-04-18T04:30:00Z">
        <w:r w:rsidR="00DD6522">
          <w:t xml:space="preserve"> for 0.85g, 0.350</w:t>
        </w:r>
      </w:ins>
      <w:ins w:id="528" w:author="Björn Jörges" w:date="2020-04-18T04:32:00Z">
        <w:r w:rsidR="00DD6522">
          <w:t xml:space="preserve"> (95% CI = [</w:t>
        </w:r>
      </w:ins>
      <w:ins w:id="529" w:author="Björn Jörges" w:date="2020-04-18T04:34:00Z">
        <w:r w:rsidR="00DD6522">
          <w:t>0.326;0.378</w:t>
        </w:r>
      </w:ins>
      <w:ins w:id="530" w:author="Björn Jörges" w:date="2020-04-18T04:32:00Z">
        <w:r w:rsidR="00DD6522">
          <w:t>])</w:t>
        </w:r>
      </w:ins>
      <w:ins w:id="531" w:author="Björn Jörges" w:date="2020-04-18T04:30:00Z">
        <w:r w:rsidR="00DD6522">
          <w:t xml:space="preserve"> for 1g, </w:t>
        </w:r>
      </w:ins>
      <w:ins w:id="532" w:author="Björn Jörges" w:date="2020-04-18T04:31:00Z">
        <w:r w:rsidR="00DD6522">
          <w:t>0.382</w:t>
        </w:r>
      </w:ins>
      <w:ins w:id="533" w:author="Björn Jörges" w:date="2020-04-18T04:32:00Z">
        <w:r w:rsidR="00DD6522">
          <w:t xml:space="preserve"> (95% CI = [</w:t>
        </w:r>
      </w:ins>
      <w:ins w:id="534" w:author="Björn Jörges" w:date="2020-04-18T04:34:00Z">
        <w:r w:rsidR="00DD6522">
          <w:t>0.351;0.416</w:t>
        </w:r>
      </w:ins>
      <w:ins w:id="535" w:author="Björn Jörges" w:date="2020-04-18T04:32:00Z">
        <w:r w:rsidR="00DD6522">
          <w:t>])</w:t>
        </w:r>
      </w:ins>
      <w:ins w:id="536" w:author="Björn Jörges" w:date="2020-04-18T04:31:00Z">
        <w:r w:rsidR="00DD6522">
          <w:t xml:space="preserve"> for 1.15g and 0.413</w:t>
        </w:r>
      </w:ins>
      <w:ins w:id="537" w:author="Björn Jörges" w:date="2020-04-18T04:32:00Z">
        <w:r w:rsidR="00DD6522">
          <w:t xml:space="preserve"> (95% CI = [</w:t>
        </w:r>
      </w:ins>
      <w:ins w:id="538" w:author="Björn Jörges" w:date="2020-04-18T04:34:00Z">
        <w:r w:rsidR="00DD6522">
          <w:t>0.378;0.458</w:t>
        </w:r>
      </w:ins>
      <w:ins w:id="539" w:author="Björn Jörges" w:date="2020-04-18T04:32:00Z">
        <w:r w:rsidR="00DD6522">
          <w:t>])</w:t>
        </w:r>
      </w:ins>
      <w:ins w:id="540" w:author="Björn Jörges" w:date="2020-04-18T04:31:00Z">
        <w:r w:rsidR="00DD6522">
          <w:t xml:space="preserve"> for 1.3g.</w:t>
        </w:r>
      </w:ins>
      <w:ins w:id="541" w:author="Björn Jörges" w:date="2020-04-18T03:15:00Z">
        <w:r w:rsidR="000B263C">
          <w:t xml:space="preserve"> </w:t>
        </w:r>
      </w:ins>
      <w:del w:id="542" w:author="Björn Jörges" w:date="2020-04-17T21:54:00Z">
        <w:r w:rsidR="00DB447B" w:rsidDel="00FE7A04">
          <w:delText>-</w:delText>
        </w:r>
      </w:del>
      <w:del w:id="543" w:author="Björn Jörges" w:date="2020-04-17T21:48:00Z">
        <w:r w:rsidR="00DB447B" w:rsidDel="00FE7A04">
          <w:delText>0.0</w:delText>
        </w:r>
        <w:r w:rsidR="00573E06" w:rsidDel="00FE7A04">
          <w:delText>86</w:delText>
        </w:r>
      </w:del>
      <w:del w:id="544" w:author="Björn Jörges" w:date="2020-04-17T21:54:00Z">
        <w:r w:rsidR="00DB447B" w:rsidDel="00FE7A04">
          <w:delText>,-</w:delText>
        </w:r>
      </w:del>
      <w:del w:id="545" w:author="Björn Jörges" w:date="2020-04-17T21:48:00Z">
        <w:r w:rsidR="00DB447B" w:rsidDel="00FE7A04">
          <w:delText>0.07</w:delText>
        </w:r>
        <w:r w:rsidR="00573E06" w:rsidDel="00FE7A04">
          <w:delText>2</w:delText>
        </w:r>
      </w:del>
      <w:del w:id="546" w:author="Björn Jörges" w:date="2020-04-17T21:54:00Z">
        <w:r w:rsidR="00DB447B" w:rsidDel="00FE7A04">
          <w:delText>])</w:delText>
        </w:r>
      </w:del>
      <w:r w:rsidR="00064760">
        <w:t>.</w:t>
      </w:r>
      <w:ins w:id="547" w:author="Björn Jörges" w:date="2020-04-17T21:55:00Z">
        <w:r w:rsidR="00BB7CD7">
          <w:t xml:space="preserve"> </w:t>
        </w:r>
      </w:ins>
      <w:del w:id="548" w:author="Björn Jörges" w:date="2020-04-17T21:55:00Z">
        <w:r w:rsidR="00064760" w:rsidDel="00BB7CD7">
          <w:delText xml:space="preserve"> </w:delText>
        </w:r>
      </w:del>
      <w:del w:id="549" w:author="Björn Jörges" w:date="2020-04-17T20:04:00Z">
        <w:r w:rsidR="00064760" w:rsidDel="00795CAD">
          <w:delText xml:space="preserve">The reason is </w:delText>
        </w:r>
        <w:r w:rsidR="005A3235" w:rsidDel="00795CAD">
          <w:delText xml:space="preserve">most likely </w:delText>
        </w:r>
        <w:r w:rsidR="00064760" w:rsidDel="00795CAD">
          <w:delText xml:space="preserve">that </w:delText>
        </w:r>
        <w:r w:rsidR="005A3235" w:rsidDel="00795CAD">
          <w:delText xml:space="preserve">the interval for which the </w:delText>
        </w:r>
        <w:r w:rsidR="005A3235" w:rsidDel="00795CAD">
          <w:lastRenderedPageBreak/>
          <w:delText>motion has to be extrapolated is shorter.</w:delText>
        </w:r>
        <w:r w:rsidR="00335AF6" w:rsidDel="00795CAD">
          <w:delText xml:space="preserve"> </w:delText>
        </w:r>
      </w:del>
      <w:ins w:id="550" w:author="Björn Jörges" w:date="2020-04-18T04:37:00Z">
        <w:r w:rsidR="002438E6">
          <w:fldChar w:fldCharType="begin"/>
        </w:r>
        <w:r w:rsidR="002438E6">
          <w:instrText xml:space="preserve"> REF _Ref38077054 \h </w:instrText>
        </w:r>
      </w:ins>
      <w:r w:rsidR="002438E6">
        <w:fldChar w:fldCharType="separate"/>
      </w:r>
      <w:ins w:id="551" w:author="Björn Jörges" w:date="2020-04-18T04:37:00Z">
        <w:r w:rsidR="002438E6" w:rsidRPr="00B377BA">
          <w:t xml:space="preserve">Table </w:t>
        </w:r>
        <w:r w:rsidR="002438E6">
          <w:rPr>
            <w:noProof/>
          </w:rPr>
          <w:t>1</w:t>
        </w:r>
        <w:r w:rsidR="002438E6">
          <w:fldChar w:fldCharType="end"/>
        </w:r>
      </w:ins>
      <w:del w:id="552" w:author="Björn Jörges" w:date="2020-04-18T04:37:00Z">
        <w:r w:rsidR="00D62B98" w:rsidDel="002438E6">
          <w:delText xml:space="preserve">Table 1 </w:delText>
        </w:r>
      </w:del>
      <w:r w:rsidR="00D62B98">
        <w:t>lists all mean temporal errors and the respective standard errors across participants.</w:t>
      </w:r>
      <w:ins w:id="553" w:author="Björn Jörges" w:date="2020-04-18T04:35:00Z">
        <w:r w:rsidR="002438E6">
          <w:t xml:space="preserve"> Note that, unlike the result</w:t>
        </w:r>
      </w:ins>
      <w:ins w:id="554" w:author="Björn Jörges" w:date="2020-04-18T04:36:00Z">
        <w:r w:rsidR="002438E6">
          <w:t xml:space="preserve">s from the Bayesian Mixed Model, the variability values from </w:t>
        </w:r>
      </w:ins>
      <w:ins w:id="555" w:author="Björn Jörges" w:date="2020-04-18T04:37:00Z">
        <w:r w:rsidR="002438E6">
          <w:fldChar w:fldCharType="begin"/>
        </w:r>
        <w:r w:rsidR="002438E6">
          <w:instrText xml:space="preserve"> REF _Ref38077054 \h </w:instrText>
        </w:r>
      </w:ins>
      <w:ins w:id="556" w:author="Björn Jörges" w:date="2020-04-18T04:37:00Z">
        <w:r w:rsidR="002438E6">
          <w:fldChar w:fldCharType="separate"/>
        </w:r>
        <w:r w:rsidR="002438E6" w:rsidRPr="00B377BA">
          <w:t xml:space="preserve">Table </w:t>
        </w:r>
        <w:r w:rsidR="002438E6">
          <w:rPr>
            <w:noProof/>
          </w:rPr>
          <w:t>1</w:t>
        </w:r>
        <w:r w:rsidR="002438E6">
          <w:fldChar w:fldCharType="end"/>
        </w:r>
        <w:r w:rsidR="002438E6">
          <w:t xml:space="preserve"> </w:t>
        </w:r>
      </w:ins>
      <w:ins w:id="557" w:author="Björn Jörges" w:date="2020-04-18T04:36:00Z">
        <w:r w:rsidR="002438E6">
          <w:t xml:space="preserve">also include variability that the </w:t>
        </w:r>
      </w:ins>
      <w:ins w:id="558" w:author="Björn Jörges" w:date="2020-05-03T19:28:00Z">
        <w:r w:rsidR="00096C14">
          <w:t>Mixed M</w:t>
        </w:r>
      </w:ins>
      <w:ins w:id="559" w:author="Björn Jörges" w:date="2020-04-18T04:36:00Z">
        <w:r w:rsidR="002438E6">
          <w:t xml:space="preserve">odel </w:t>
        </w:r>
      </w:ins>
      <w:ins w:id="560" w:author="Björn Jörges" w:date="2020-04-18T04:43:00Z">
        <w:r w:rsidR="00DD4A15">
          <w:t>assigns to the individual.</w:t>
        </w:r>
      </w:ins>
    </w:p>
    <w:p w14:paraId="7BA640E4" w14:textId="748C2011" w:rsidR="00B377BA" w:rsidRPr="00B377BA" w:rsidDel="00096C14" w:rsidRDefault="00B377BA" w:rsidP="00BE7928">
      <w:pPr>
        <w:pStyle w:val="Caption"/>
        <w:spacing w:line="480" w:lineRule="auto"/>
        <w:rPr>
          <w:del w:id="561" w:author="Björn Jörges" w:date="2020-05-03T19:28:00Z"/>
          <w:lang w:val="en-US"/>
        </w:rPr>
      </w:pPr>
      <w:bookmarkStart w:id="562" w:name="_Ref38077054"/>
      <w:del w:id="563" w:author="Björn Jörges" w:date="2020-05-03T19:28:00Z">
        <w:r w:rsidRPr="00B377BA" w:rsidDel="00096C14">
          <w:rPr>
            <w:lang w:val="en-US"/>
          </w:rPr>
          <w:delText xml:space="preserve">Table </w:delText>
        </w:r>
        <w:r w:rsidR="00F01E10" w:rsidDel="00096C14">
          <w:rPr>
            <w:lang w:val="en-US"/>
          </w:rPr>
          <w:fldChar w:fldCharType="begin"/>
        </w:r>
        <w:r w:rsidR="00F01E10" w:rsidDel="00096C14">
          <w:rPr>
            <w:lang w:val="en-US"/>
          </w:rPr>
          <w:delInstrText xml:space="preserve"> SEQ Table \* ARABIC </w:delInstrText>
        </w:r>
        <w:r w:rsidR="00F01E10" w:rsidDel="00096C14">
          <w:rPr>
            <w:lang w:val="en-US"/>
          </w:rPr>
          <w:fldChar w:fldCharType="separate"/>
        </w:r>
        <w:r w:rsidR="00F26F6E" w:rsidDel="00096C14">
          <w:rPr>
            <w:noProof/>
            <w:lang w:val="en-US"/>
          </w:rPr>
          <w:delText>1</w:delText>
        </w:r>
        <w:r w:rsidR="00F01E10" w:rsidDel="00096C14">
          <w:rPr>
            <w:lang w:val="en-US"/>
          </w:rPr>
          <w:fldChar w:fldCharType="end"/>
        </w:r>
        <w:bookmarkEnd w:id="562"/>
        <w:r w:rsidRPr="00B377BA" w:rsidDel="00096C14">
          <w:rPr>
            <w:lang w:val="en-US"/>
          </w:rPr>
          <w:delText>: Means and standard d</w:delText>
        </w:r>
        <w:r w:rsidDel="00096C14">
          <w:rPr>
            <w:lang w:val="en-US"/>
          </w:rPr>
          <w:delText>eviations observed for the temporal errors divided by gravities and initial vertical velocities.</w:delText>
        </w:r>
      </w:del>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3AA4EC7D" w:rsidR="00112346" w:rsidRDefault="0079443E" w:rsidP="00FE16F2">
      <w:pPr>
        <w:spacing w:line="480" w:lineRule="auto"/>
        <w:ind w:left="720" w:hanging="720"/>
        <w:jc w:val="both"/>
      </w:pPr>
      <m:oMathPara>
        <m:oMath>
          <m:r>
            <w:ins w:id="564" w:author="Björn Jörges" w:date="2020-04-17T21:11:00Z">
              <w:rPr>
                <w:rFonts w:ascii="Cambria Math" w:hAnsi="Cambria Math"/>
              </w:rPr>
              <m:t>Error Ratio</m:t>
            </w:ins>
          </m:r>
          <m:r>
            <w:del w:id="565" w:author="Björn Jörges" w:date="2020-04-17T21:11:00Z">
              <w:rPr>
                <w:rFonts w:ascii="Cambria Math" w:hAnsi="Cambria Math"/>
              </w:rPr>
              <m:t xml:space="preserve">TimingError </m:t>
            </w:del>
          </m:r>
          <m:r>
            <w:rPr>
              <w:rFonts w:ascii="Cambria Math" w:hAnsi="Cambria Math"/>
            </w:rPr>
            <m:t>~</m:t>
          </m:r>
          <m:r>
            <w:ins w:id="566" w:author="Björn Jörges" w:date="2020-04-17T21:11:00Z">
              <w:rPr>
                <w:rFonts w:ascii="Cambria Math" w:hAnsi="Cambria Math"/>
              </w:rPr>
              <m:t xml:space="preserve"> </m:t>
            </w:ins>
          </m:r>
          <m:r>
            <w:rPr>
              <w:rFonts w:ascii="Cambria Math" w:hAnsi="Cambria Math"/>
            </w:rPr>
            <m:t>Gravity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0B6814D5" w:rsidR="00744972" w:rsidRDefault="00573E06" w:rsidP="00BE7928">
      <w:pPr>
        <w:spacing w:line="480" w:lineRule="auto"/>
        <w:jc w:val="both"/>
      </w:pPr>
      <w:r>
        <w:t xml:space="preserve">We tested the hypothesis that Gravity would lead to lower variability. The posterior probability of this hypothesis being true was </w:t>
      </w:r>
      <w:del w:id="567" w:author="Björn Jörges" w:date="2020-04-17T21:57:00Z">
        <w:r w:rsidDel="00BB7CD7">
          <w:delText>nearly 1</w:delText>
        </w:r>
      </w:del>
      <w:ins w:id="568" w:author="Björn Jörges" w:date="2020-04-17T21:57:00Z">
        <w:r w:rsidR="00BB7CD7">
          <w:t>&gt; 0.999</w:t>
        </w:r>
      </w:ins>
      <w:r>
        <w:t xml:space="preserve">, with a sigma </w:t>
      </w:r>
      <w:del w:id="569" w:author="Björn Jörges" w:date="2020-04-18T03:14:00Z">
        <w:r w:rsidDel="006B33E3">
          <w:delText xml:space="preserve">value </w:delText>
        </w:r>
      </w:del>
      <w:ins w:id="570" w:author="Björn Jörges" w:date="2020-04-18T03:14:00Z">
        <w:r w:rsidR="006B33E3">
          <w:t xml:space="preserve">coefficient </w:t>
        </w:r>
      </w:ins>
      <w:r>
        <w:t>for Gravity of -0.0</w:t>
      </w:r>
      <w:ins w:id="571" w:author="Björn Jörges" w:date="2020-04-18T04:18:00Z">
        <w:r w:rsidR="00C36F19">
          <w:t>11</w:t>
        </w:r>
      </w:ins>
      <w:del w:id="572" w:author="Björn Jörges" w:date="2020-04-17T21:57:00Z">
        <w:r w:rsidDel="0071650C">
          <w:delText>09</w:delText>
        </w:r>
      </w:del>
      <w:r>
        <w:t> (</w:t>
      </w:r>
      <w:ins w:id="573" w:author="Björn Jörges" w:date="2020-04-17T21:57:00Z">
        <w:r w:rsidR="0071650C">
          <w:t>SE = </w:t>
        </w:r>
      </w:ins>
      <w:ins w:id="574" w:author="Björn Jörges" w:date="2020-04-17T21:58:00Z">
        <w:r w:rsidR="0071650C">
          <w:t>0.00</w:t>
        </w:r>
      </w:ins>
      <w:ins w:id="575" w:author="Björn Jörges" w:date="2020-04-18T04:17:00Z">
        <w:r w:rsidR="00C36F19">
          <w:t>4</w:t>
        </w:r>
      </w:ins>
      <w:ins w:id="576" w:author="Björn Jörges" w:date="2020-04-17T21:57:00Z">
        <w:r w:rsidR="0071650C">
          <w:t xml:space="preserve">; </w:t>
        </w:r>
      </w:ins>
      <w:del w:id="577" w:author="Björn Jörges" w:date="2020-04-18T04:21:00Z">
        <w:r w:rsidDel="00C36F19">
          <w:delText>CI </w:delText>
        </w:r>
      </w:del>
      <w:ins w:id="578" w:author="Björn Jörges" w:date="2020-04-18T04:21:00Z">
        <w:r w:rsidR="00C36F19">
          <w:t>95 % Confidence Interval </w:t>
        </w:r>
      </w:ins>
      <w:r>
        <w:t>= [-0.01</w:t>
      </w:r>
      <w:ins w:id="579" w:author="Björn Jörges" w:date="2020-04-17T21:58:00Z">
        <w:r w:rsidR="00111D96">
          <w:t>4</w:t>
        </w:r>
      </w:ins>
      <w:del w:id="580" w:author="Björn Jörges" w:date="2020-04-17T21:58:00Z">
        <w:r w:rsidDel="00111D96">
          <w:delText>2</w:delText>
        </w:r>
      </w:del>
      <w:r>
        <w:t>,-0.00</w:t>
      </w:r>
      <w:ins w:id="581" w:author="Björn Jörges" w:date="2020-04-17T21:58:00Z">
        <w:r w:rsidR="00111D96">
          <w:t>9</w:t>
        </w:r>
      </w:ins>
      <w:del w:id="582" w:author="Björn Jörges" w:date="2020-04-17T21:58:00Z">
        <w:r w:rsidDel="00111D96">
          <w:delText>6</w:delText>
        </w:r>
      </w:del>
      <w:r>
        <w:t>]</w:t>
      </w:r>
      <w:ins w:id="583" w:author="Björn Jörges" w:date="2020-04-18T04:19:00Z">
        <w:r w:rsidR="00C36F19">
          <w:t xml:space="preserve"> in the log space</w:t>
        </w:r>
      </w:ins>
      <w:r>
        <w:t>.</w:t>
      </w:r>
      <w:ins w:id="584" w:author="Björn Jörges" w:date="2020-04-18T04:19:00Z">
        <w:r w:rsidR="00C36F19">
          <w:t xml:space="preserve"> That is, </w:t>
        </w:r>
      </w:ins>
      <w:ins w:id="585" w:author="Björn Jörges" w:date="2020-04-18T04:20:00Z">
        <w:r w:rsidR="00C36F19">
          <w:t xml:space="preserve">the standard deviation of distribution of </w:t>
        </w:r>
      </w:ins>
      <w:ins w:id="586" w:author="Björn Jörges" w:date="2020-04-18T04:23:00Z">
        <w:r w:rsidR="00C36F19">
          <w:t>-</w:t>
        </w:r>
      </w:ins>
      <w:ins w:id="587" w:author="Björn Jörges" w:date="2020-04-18T04:20:00Z">
        <w:r w:rsidR="00C36F19">
          <w:t>1g responses in regular space is 0.4</w:t>
        </w:r>
      </w:ins>
      <w:ins w:id="588" w:author="Björn Jörges" w:date="2020-04-18T04:21:00Z">
        <w:r w:rsidR="00C36F19">
          <w:t>26 (95% Confidence Interval</w:t>
        </w:r>
      </w:ins>
      <w:ins w:id="589" w:author="Björn Jörges" w:date="2020-04-18T04:22:00Z">
        <w:r w:rsidR="00C36F19">
          <w:t xml:space="preserve"> </w:t>
        </w:r>
      </w:ins>
      <w:ins w:id="590" w:author="Björn Jörges" w:date="2020-04-18T04:21:00Z">
        <w:r w:rsidR="00C36F19">
          <w:t>=</w:t>
        </w:r>
      </w:ins>
      <w:ins w:id="591" w:author="Björn Jörges" w:date="2020-04-18T04:22:00Z">
        <w:r w:rsidR="00C36F19">
          <w:t xml:space="preserve"> </w:t>
        </w:r>
      </w:ins>
      <w:ins w:id="592" w:author="Björn Jörges" w:date="2020-04-18T04:21:00Z">
        <w:r w:rsidR="00C36F19">
          <w:t>[0.414;0.439]</w:t>
        </w:r>
      </w:ins>
      <w:ins w:id="593" w:author="Björn Jörges" w:date="2020-04-18T04:22:00Z">
        <w:r w:rsidR="00C36F19">
          <w:t>), while the standard deviation of the distribution of 1g responses in regular space is 0.344 (95%</w:t>
        </w:r>
      </w:ins>
      <w:ins w:id="594" w:author="Björn Jörges" w:date="2020-04-18T04:23:00Z">
        <w:r w:rsidR="00C36F19">
          <w:t xml:space="preserve"> Confidence Interval = [0.334;0.353]).</w:t>
        </w:r>
      </w:ins>
      <w:ins w:id="595" w:author="Björn Jörges" w:date="2020-04-18T03:59:00Z">
        <w:r w:rsidR="003B7F63">
          <w:t xml:space="preserve"> </w:t>
        </w:r>
      </w:ins>
      <w:del w:id="596" w:author="Björn Jörges" w:date="2020-04-18T03:59:00Z">
        <w:r w:rsidDel="003B7F63">
          <w:delText xml:space="preserve"> </w:delText>
        </w:r>
      </w:del>
      <w:r>
        <w:t>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FE16F2" w:rsidRDefault="001E6CE7" w:rsidP="00BE7928">
            <w:pPr>
              <w:pStyle w:val="MaterialsandMethodsText"/>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*t</m:t>
                </m:r>
              </m:oMath>
            </m:oMathPara>
          </w:p>
        </w:tc>
        <w:tc>
          <w:tcPr>
            <w:tcW w:w="783" w:type="dxa"/>
            <w:shd w:val="clear" w:color="auto" w:fill="FFFFFF" w:themeFill="background1"/>
            <w:vAlign w:val="center"/>
          </w:tcPr>
          <w:p w14:paraId="283F15B0" w14:textId="78E4C745" w:rsidR="006C014A" w:rsidRPr="00277A48" w:rsidRDefault="006C014A" w:rsidP="00BE7928">
            <w:pPr>
              <w:pStyle w:val="MaterialsandMethodsText"/>
              <w:spacing w:line="480" w:lineRule="auto"/>
            </w:pPr>
            <w:r w:rsidRPr="00277A48">
              <w:t>[</w:t>
            </w:r>
            <w:r w:rsidR="002A2F46">
              <w:t>6</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Pr="00FE16F2" w:rsidRDefault="001E6CE7" w:rsidP="00BE7928">
            <w:pPr>
              <w:pStyle w:val="MaterialsandMethodsText"/>
              <w:spacing w:line="480" w:lineRule="auto"/>
              <w:rPr>
                <w:rFonts w:ascii="Times New Roman" w:eastAsia="MS Mincho" w:hAnsi="Times New Roman"/>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1/2</m:t>
                    </m:r>
                  </m:sub>
                </m:sSub>
                <m:r>
                  <w:rPr>
                    <w:rFonts w:ascii="Cambria Math" w:eastAsia="MS Mincho" w:hAnsi="Cambria Math"/>
                    <w:sz w:val="20"/>
                    <w:szCs w:val="20"/>
                  </w:rPr>
                  <m:t xml:space="preserve">= </m:t>
                </m:r>
                <m:f>
                  <m:fPr>
                    <m:ctrlPr>
                      <w:rPr>
                        <w:rFonts w:ascii="Cambria Math" w:eastAsia="MS Mincho" w:hAnsi="Cambria Math"/>
                        <w:i/>
                        <w:sz w:val="20"/>
                        <w:szCs w:val="20"/>
                      </w:rPr>
                    </m:ctrlPr>
                  </m:fPr>
                  <m:num>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f>
                      <m:fPr>
                        <m:ctrlPr>
                          <w:rPr>
                            <w:rFonts w:ascii="Cambria Math" w:eastAsia="MS Mincho" w:hAnsi="Cambria Math"/>
                            <w:i/>
                            <w:sz w:val="20"/>
                            <w:szCs w:val="20"/>
                          </w:rPr>
                        </m:ctrlPr>
                      </m:fPr>
                      <m:num>
                        <m:r>
                          <w:rPr>
                            <w:rFonts w:ascii="Cambria Math" w:eastAsia="MS Mincho" w:hAnsi="Cambria Math"/>
                            <w:sz w:val="20"/>
                            <w:szCs w:val="20"/>
                          </w:rPr>
                          <m:t>+</m:t>
                        </m:r>
                      </m:num>
                      <m:den>
                        <m:r>
                          <w:rPr>
                            <w:rFonts w:ascii="Cambria Math" w:eastAsia="MS Mincho" w:hAnsi="Cambria Math"/>
                            <w:sz w:val="20"/>
                            <w:szCs w:val="20"/>
                          </w:rPr>
                          <m:t>-</m:t>
                        </m:r>
                      </m:den>
                    </m:f>
                    <m:sSup>
                      <m:sSupPr>
                        <m:ctrlPr>
                          <w:rPr>
                            <w:rFonts w:ascii="Cambria Math" w:eastAsia="MS Mincho" w:hAnsi="Cambria Math"/>
                            <w:i/>
                            <w:sz w:val="20"/>
                            <w:szCs w:val="20"/>
                          </w:rPr>
                        </m:ctrlPr>
                      </m:sSupPr>
                      <m:e>
                        <m:d>
                          <m:dPr>
                            <m:ctrlPr>
                              <w:rPr>
                                <w:rFonts w:ascii="Cambria Math" w:eastAsia="MS Mincho" w:hAnsi="Cambria Math"/>
                                <w:i/>
                                <w:sz w:val="20"/>
                                <w:szCs w:val="20"/>
                              </w:rPr>
                            </m:ctrlPr>
                          </m:dPr>
                          <m:e>
                            <m:sSup>
                              <m:sSupPr>
                                <m:ctrlPr>
                                  <w:rPr>
                                    <w:rFonts w:ascii="Cambria Math" w:eastAsia="MS Mincho"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e>
                              <m:sup>
                                <m:r>
                                  <w:rPr>
                                    <w:rFonts w:ascii="Cambria Math" w:eastAsia="MS Mincho" w:hAnsi="Cambria Math"/>
                                    <w:sz w:val="20"/>
                                    <w:szCs w:val="20"/>
                                  </w:rPr>
                                  <m:t>2</m:t>
                                </m:r>
                              </m:sup>
                            </m:sSup>
                            <m:r>
                              <w:rPr>
                                <w:rFonts w:ascii="Cambria Math" w:eastAsia="MS Mincho" w:hAnsi="Cambria Math"/>
                                <w:sz w:val="20"/>
                                <w:szCs w:val="20"/>
                              </w:rPr>
                              <m:t>-4*</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e>
                        </m:d>
                      </m:e>
                      <m:sup>
                        <m:r>
                          <w:rPr>
                            <w:rFonts w:ascii="Cambria Math" w:eastAsia="MS Mincho" w:hAnsi="Cambria Math"/>
                            <w:sz w:val="20"/>
                            <w:szCs w:val="20"/>
                          </w:rPr>
                          <m:t>0.5</m:t>
                        </m:r>
                      </m:sup>
                    </m:sSup>
                  </m:num>
                  <m:den>
                    <m:r>
                      <w:rPr>
                        <w:rFonts w:ascii="Cambria Math" w:eastAsia="MS Mincho" w:hAnsi="Cambria Math"/>
                        <w:sz w:val="20"/>
                        <w:szCs w:val="20"/>
                      </w:rPr>
                      <m:t>2*</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den>
                </m:f>
              </m:oMath>
            </m:oMathPara>
          </w:p>
        </w:tc>
        <w:tc>
          <w:tcPr>
            <w:tcW w:w="783" w:type="dxa"/>
            <w:shd w:val="clear" w:color="auto" w:fill="FFFFFF" w:themeFill="background1"/>
            <w:vAlign w:val="center"/>
          </w:tcPr>
          <w:p w14:paraId="6EF5E490" w14:textId="7BBDA51D" w:rsidR="006C014A" w:rsidRPr="00277A48" w:rsidRDefault="006C014A" w:rsidP="00BE7928">
            <w:pPr>
              <w:pStyle w:val="MaterialsandMethodsText"/>
              <w:spacing w:line="480" w:lineRule="auto"/>
            </w:pPr>
            <w:r w:rsidRPr="00277A48">
              <w:t>[</w:t>
            </w:r>
            <w:r w:rsidR="002A2F46">
              <w:t>7</w:t>
            </w:r>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2DE030F9" w:rsidR="00A54235" w:rsidRDefault="00316387" w:rsidP="00BE7928">
      <w:pPr>
        <w:spacing w:line="480" w:lineRule="auto"/>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w:t>
      </w:r>
      <w:r w:rsidR="009F7941">
        <w:lastRenderedPageBreak/>
        <w:t xml:space="preserve">ball returned to initial </w:t>
      </w:r>
      <w:proofErr w:type="spellStart"/>
      <w:r w:rsidR="009F7941">
        <w:t>height</w:t>
      </w:r>
      <w:ins w:id="597" w:author="Björn Jörges" w:date="2020-04-15T13:16:00Z">
        <w:r w:rsidR="00DE7828">
          <w:t>,</w:t>
        </w:r>
      </w:ins>
      <w:del w:id="598" w:author="Björn Jörges" w:date="2020-04-15T13:16:00Z">
        <w:r w:rsidR="009F7941" w:rsidDel="00DE7828">
          <w:delText>.</w:delText>
        </w:r>
      </w:del>
      <w:del w:id="599" w:author="Björn Jörges" w:date="2020-04-15T13:17:00Z">
        <w:r w:rsidR="009F7941" w:rsidDel="00DE7828">
          <w:delText xml:space="preserve"> This saccade </w:delText>
        </w:r>
      </w:del>
      <w:ins w:id="600" w:author="Björn Jörges" w:date="2020-04-15T13:17:00Z">
        <w:r w:rsidR="00DE7828">
          <w:t>which</w:t>
        </w:r>
        <w:proofErr w:type="spellEnd"/>
        <w:r w:rsidR="00DE7828">
          <w:t xml:space="preserve"> </w:t>
        </w:r>
      </w:ins>
      <w:del w:id="601" w:author="Björn Jörges" w:date="2020-04-15T13:17:00Z">
        <w:r w:rsidR="009F7941" w:rsidDel="00DE7828">
          <w:delText xml:space="preserve">might </w:delText>
        </w:r>
      </w:del>
      <w:ins w:id="602" w:author="Björn Jörges" w:date="2020-04-15T13:17:00Z">
        <w:r w:rsidR="00DE7828">
          <w:t xml:space="preserve">may </w:t>
        </w:r>
      </w:ins>
      <w:r w:rsidR="009F7941">
        <w:t>have interfered with the predictions</w:t>
      </w:r>
      <w:ins w:id="603" w:author="Björn Jörges" w:date="2020-04-15T13:17:00Z">
        <w:r w:rsidR="00DE7828">
          <w:t xml:space="preserve"> </w:t>
        </w:r>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w:t>
      </w:r>
      <w:del w:id="604" w:author="Björn Jörges" w:date="2020-04-15T13:17:00Z">
        <w:r w:rsidR="00DE7828" w:rsidRPr="00DE7828" w:rsidDel="00DE7828">
          <w:rPr>
            <w:noProof/>
          </w:rPr>
          <w:delText>B.</w:delText>
        </w:r>
      </w:del>
      <w:r w:rsidR="00DE7828" w:rsidRPr="00DE7828">
        <w:rPr>
          <w:noProof/>
        </w:rPr>
        <w:t xml:space="preserve"> Jörges &amp; López-Moliner, 2019)</w:t>
      </w:r>
      <w:ins w:id="605" w:author="Björn Jörges" w:date="2020-04-15T13:17:00Z">
        <w:r w:rsidR="00DE7828">
          <w:fldChar w:fldCharType="end"/>
        </w:r>
      </w:ins>
      <w:r w:rsidR="009F7941">
        <w:t>.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w:t>
      </w:r>
      <w:r w:rsidR="002B2E0C">
        <w:t>%</w:t>
      </w:r>
      <w:r w:rsidR="009F7941">
        <w:t xml:space="preserve">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Our subjects were specifically instructed to follow the target with their eyes, and the eye-tracking data we collected that they generally did pursue the target</w:t>
      </w:r>
      <w:ins w:id="606" w:author="Björn Jörges" w:date="2020-04-15T13:17:00Z">
        <w:r w:rsidR="00DE7828">
          <w:t xml:space="preserve"> </w:t>
        </w:r>
      </w:ins>
      <w:ins w:id="607" w:author="Björn Jörges" w:date="2020-04-15T13:18:00Z">
        <w:r w:rsidR="00DE7828">
          <w:fldChar w:fldCharType="begin" w:fldLock="1"/>
        </w:r>
      </w:ins>
      <w:r w:rsidR="00036B8B">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 Jörges &amp; López-Moliner, 2019)</w:t>
      </w:r>
      <w:ins w:id="608" w:author="Björn Jörges" w:date="2020-04-15T13:18:00Z">
        <w:r w:rsidR="00DE7828">
          <w:fldChar w:fldCharType="end"/>
        </w:r>
      </w:ins>
      <w:r w:rsidR="009F7941">
        <w: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w:t>
      </w:r>
      <w:r w:rsidR="002B2E0C">
        <w:t>%</w:t>
      </w:r>
      <w:r w:rsidR="009F7941">
        <w:t xml:space="preserve">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596367"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w:t>
      </w:r>
      <w:r w:rsidR="002B2E0C">
        <w:t>%</w:t>
      </w:r>
      <w:r>
        <w:t xml:space="preserve"> of the presented velocity. </w:t>
      </w:r>
      <w:r w:rsidR="0024603B">
        <w:t xml:space="preserve">Equation </w:t>
      </w:r>
      <w:ins w:id="609" w:author="Björn Jörges" w:date="2020-04-17T21:59:00Z">
        <w:r w:rsidR="001E245D">
          <w:t>7</w:t>
        </w:r>
      </w:ins>
      <w:del w:id="610" w:author="Björn Jörges" w:date="2020-04-17T21:59:00Z">
        <w:r w:rsidR="0024603B" w:rsidDel="001E245D">
          <w:delText>5</w:delText>
        </w:r>
      </w:del>
      <w:r w:rsidR="0024603B">
        <w:t xml:space="preserve">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1E6CE7"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28D56E44" w:rsidR="0024603B" w:rsidRPr="00277A48" w:rsidRDefault="0024603B" w:rsidP="00BE7928">
            <w:pPr>
              <w:pStyle w:val="MaterialsandMethodsText"/>
              <w:spacing w:line="480" w:lineRule="auto"/>
            </w:pPr>
            <w:r w:rsidRPr="00277A48">
              <w:t>[</w:t>
            </w:r>
            <w:ins w:id="611" w:author="Björn Jörges" w:date="2020-04-17T21:37:00Z">
              <w:r w:rsidR="002A2F46">
                <w:t>8</w:t>
              </w:r>
            </w:ins>
            <w:del w:id="612" w:author="Björn Jörges" w:date="2020-04-17T21:37:00Z">
              <w:r w:rsidDel="002A2F46">
                <w:delText>5</w:delText>
              </w:r>
            </w:del>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465CF935"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BE7928">
        <w:rPr>
          <w:rFonts w:eastAsiaTheme="minorEastAsia"/>
        </w:rPr>
        <w:instrText xml:space="preserve"> \* MERGEFORMAT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w:t>
      </w:r>
      <w:r w:rsidR="00860977">
        <w:rPr>
          <w:rFonts w:eastAsiaTheme="minorEastAsia"/>
        </w:rPr>
        <w:t>shows</w:t>
      </w:r>
      <w:r w:rsidR="00E7767D">
        <w:rPr>
          <w:rFonts w:eastAsiaTheme="minorEastAsia"/>
        </w:rPr>
        <w:t xml:space="preserve">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drawing>
          <wp:inline distT="0" distB="0" distL="0" distR="0" wp14:anchorId="4633F201" wp14:editId="57F4FDC9">
            <wp:extent cx="4114800" cy="4114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4114800"/>
                    </a:xfrm>
                    <a:prstGeom prst="rect">
                      <a:avLst/>
                    </a:prstGeom>
                    <a:noFill/>
                    <a:ln>
                      <a:noFill/>
                    </a:ln>
                  </pic:spPr>
                </pic:pic>
              </a:graphicData>
            </a:graphic>
          </wp:inline>
        </w:drawing>
      </w:r>
    </w:p>
    <w:p w14:paraId="7C7289D9" w14:textId="18F207DA" w:rsidR="0024603B" w:rsidRPr="00481674" w:rsidRDefault="00E7767D" w:rsidP="00BE7928">
      <w:pPr>
        <w:pStyle w:val="Caption"/>
        <w:spacing w:line="480" w:lineRule="auto"/>
        <w:jc w:val="both"/>
        <w:rPr>
          <w:rFonts w:eastAsiaTheme="minorEastAsia"/>
          <w:i w:val="0"/>
          <w:color w:val="auto"/>
          <w:sz w:val="22"/>
          <w:szCs w:val="22"/>
          <w:lang w:val="en-US"/>
        </w:rPr>
      </w:pPr>
      <w:bookmarkStart w:id="613"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613"/>
      <w:r w:rsidRPr="00E7767D">
        <w:rPr>
          <w:lang w:val="en-US"/>
        </w:rPr>
        <w:t>: Mean temporal errors t</w:t>
      </w:r>
      <w:r>
        <w:rPr>
          <w:lang w:val="en-US"/>
        </w:rPr>
        <w:t>hat we observed in our participants (</w:t>
      </w:r>
      <w:ins w:id="614" w:author="Björn Jörges" w:date="2020-04-17T18:49:00Z">
        <w:r w:rsidR="00E6533A">
          <w:rPr>
            <w:lang w:val="en-US"/>
          </w:rPr>
          <w:t xml:space="preserve">across participants in </w:t>
        </w:r>
      </w:ins>
      <w:r>
        <w:rPr>
          <w:lang w:val="en-US"/>
        </w:rPr>
        <w:t>blue</w:t>
      </w:r>
      <w:ins w:id="615" w:author="Björn Jörges" w:date="2020-04-17T18:49:00Z">
        <w:r w:rsidR="00E6533A">
          <w:rPr>
            <w:lang w:val="en-US"/>
          </w:rPr>
          <w:t>, and for each participant separately in shades of grey</w:t>
        </w:r>
      </w:ins>
      <w:r>
        <w:rPr>
          <w:lang w:val="en-US"/>
        </w:rPr>
        <w:t>),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w:t>
      </w:r>
      <w:r>
        <w:rPr>
          <w:lang w:val="en-US"/>
        </w:rPr>
        <w:lastRenderedPageBreak/>
        <w:t>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2E42743D" w:rsidR="0024603B" w:rsidRDefault="000C63D1" w:rsidP="00BE7928">
      <w:pPr>
        <w:spacing w:line="480" w:lineRule="auto"/>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del w:id="616" w:author="Björn Jörges" w:date="2020-04-17T19:00:00Z">
        <w:r w:rsidDel="00B23734">
          <w:rPr>
            <w:rFonts w:eastAsiaTheme="minorEastAsia"/>
          </w:rPr>
          <w:delText>0.0</w:delText>
        </w:r>
        <w:r w:rsidR="00E333EA" w:rsidDel="00B23734">
          <w:rPr>
            <w:rFonts w:eastAsiaTheme="minorEastAsia"/>
          </w:rPr>
          <w:delText>14</w:delText>
        </w:r>
        <w:r w:rsidR="005B3488" w:rsidDel="00B23734">
          <w:rPr>
            <w:rFonts w:eastAsiaTheme="minorEastAsia"/>
          </w:rPr>
          <w:delText> s</w:delText>
        </w:r>
      </w:del>
      <w:ins w:id="617" w:author="Björn Jörges" w:date="2020-04-17T19:00:00Z">
        <w:r w:rsidR="00B23734">
          <w:rPr>
            <w:rFonts w:eastAsiaTheme="minorEastAsia"/>
          </w:rPr>
          <w:t>0.2</w:t>
        </w:r>
      </w:ins>
      <w:r>
        <w:rPr>
          <w:rFonts w:eastAsiaTheme="minorEastAsia"/>
        </w:rPr>
        <w:t xml:space="preserve">, and for the non-AF model predictions </w:t>
      </w:r>
      <w:del w:id="618" w:author="Björn Jörges" w:date="2020-04-17T19:00:00Z">
        <w:r w:rsidR="0067438C" w:rsidDel="00B23734">
          <w:rPr>
            <w:rFonts w:eastAsiaTheme="minorEastAsia"/>
          </w:rPr>
          <w:delText xml:space="preserve">nearly twice as </w:delText>
        </w:r>
      </w:del>
      <w:ins w:id="619" w:author="Björn Jörges" w:date="2020-04-17T19:00:00Z">
        <w:r w:rsidR="00B23734">
          <w:rPr>
            <w:rFonts w:eastAsiaTheme="minorEastAsia"/>
          </w:rPr>
          <w:t xml:space="preserve">substantially </w:t>
        </w:r>
      </w:ins>
      <w:r w:rsidR="0067438C">
        <w:rPr>
          <w:rFonts w:eastAsiaTheme="minorEastAsia"/>
        </w:rPr>
        <w:t>high</w:t>
      </w:r>
      <w:ins w:id="620" w:author="Björn Jörges" w:date="2020-04-17T19:00:00Z">
        <w:r w:rsidR="00B23734">
          <w:rPr>
            <w:rFonts w:eastAsiaTheme="minorEastAsia"/>
          </w:rPr>
          <w:t>er</w:t>
        </w:r>
      </w:ins>
      <w:r w:rsidR="00BB40C9">
        <w:rPr>
          <w:rFonts w:eastAsiaTheme="minorEastAsia"/>
        </w:rPr>
        <w:t xml:space="preserve">, at </w:t>
      </w:r>
      <w:del w:id="621" w:author="Björn Jörges" w:date="2020-04-17T19:00:00Z">
        <w:r w:rsidR="00E333EA" w:rsidDel="00B23734">
          <w:rPr>
            <w:rFonts w:eastAsiaTheme="minorEastAsia"/>
          </w:rPr>
          <w:delText>0.0244</w:delText>
        </w:r>
      </w:del>
      <w:ins w:id="622" w:author="Björn Jörges" w:date="2020-04-17T19:00:00Z">
        <w:r w:rsidR="00B23734">
          <w:rPr>
            <w:rFonts w:eastAsiaTheme="minorEastAsia"/>
          </w:rPr>
          <w:t>0.265</w:t>
        </w:r>
      </w:ins>
      <w:del w:id="623" w:author="Björn Jörges" w:date="2020-04-17T19:00:00Z">
        <w:r w:rsidR="005B3488" w:rsidDel="00B23734">
          <w:rPr>
            <w:rFonts w:eastAsiaTheme="minorEastAsia"/>
          </w:rPr>
          <w:delText> s</w:delText>
        </w:r>
      </w:del>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BE7928">
        <w:rPr>
          <w:rFonts w:eastAsiaTheme="minorEastAsia"/>
        </w:rPr>
        <w:instrText xml:space="preserve"> \* MERGEFORMAT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w:t>
      </w:r>
      <w:ins w:id="624" w:author="Björn Jörges" w:date="2020-04-17T19:01:00Z">
        <w:r w:rsidR="00B23734">
          <w:rPr>
            <w:rFonts w:eastAsiaTheme="minorEastAsia"/>
          </w:rPr>
          <w:t>.</w:t>
        </w:r>
      </w:ins>
      <w:del w:id="625" w:author="Björn Jörges" w:date="2020-04-17T19:01:00Z">
        <w:r w:rsidR="0058768C" w:rsidDel="00B23734">
          <w:rPr>
            <w:rFonts w:eastAsiaTheme="minorEastAsia"/>
          </w:rPr>
          <w:delText xml:space="preserve"> at the cost of a slight reduction in accuracy for the longest occlusion (Long Occlusion and</w:delText>
        </w:r>
        <w:r w:rsidR="0058768C" w:rsidRPr="0058768C" w:rsidDel="00B23734">
          <w:rPr>
            <w:i/>
          </w:rPr>
          <w:delText xml:space="preserve"> </w:delText>
        </w:r>
        <w:r w:rsidR="0058768C" w:rsidRPr="00A54235" w:rsidDel="00B23734">
          <w:rPr>
            <w:i/>
          </w:rPr>
          <w:delText>v</w:delText>
        </w:r>
        <w:r w:rsidR="0058768C" w:rsidRPr="00A54235" w:rsidDel="00B23734">
          <w:rPr>
            <w:i/>
            <w:vertAlign w:val="subscript"/>
          </w:rPr>
          <w:delText>y</w:delText>
        </w:r>
        <w:r w:rsidR="0058768C" w:rsidDel="00B23734">
          <w:rPr>
            <w:rFonts w:eastAsiaTheme="minorEastAsia"/>
          </w:rPr>
          <w:delText> = 6 m/s)</w:delText>
        </w:r>
      </w:del>
      <w:r w:rsidR="0058768C">
        <w:rPr>
          <w:rFonts w:eastAsiaTheme="minor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1E6CE7"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0B33FBEE" w:rsidR="00BB40C9" w:rsidRDefault="00BB40C9" w:rsidP="00BE7928">
            <w:pPr>
              <w:spacing w:line="480" w:lineRule="auto"/>
              <w:jc w:val="center"/>
            </w:pPr>
            <w:r>
              <w:t>0.</w:t>
            </w:r>
            <w:r w:rsidR="00A36250">
              <w:t>150</w:t>
            </w:r>
          </w:p>
        </w:tc>
        <w:tc>
          <w:tcPr>
            <w:tcW w:w="1870" w:type="dxa"/>
          </w:tcPr>
          <w:p w14:paraId="27086C09" w14:textId="1CD78C08" w:rsidR="00BB40C9" w:rsidRDefault="001063C4" w:rsidP="00BE7928">
            <w:pPr>
              <w:spacing w:line="480" w:lineRule="auto"/>
              <w:jc w:val="center"/>
            </w:pPr>
            <w:r>
              <w:t>0.</w:t>
            </w:r>
            <w:r w:rsidR="00A36250">
              <w:t>160</w:t>
            </w:r>
          </w:p>
        </w:tc>
        <w:tc>
          <w:tcPr>
            <w:tcW w:w="1870" w:type="dxa"/>
          </w:tcPr>
          <w:p w14:paraId="092561C6" w14:textId="3CFBA338" w:rsidR="00BB40C9" w:rsidRDefault="00A36250" w:rsidP="00BE7928">
            <w:pPr>
              <w:spacing w:line="480" w:lineRule="auto"/>
              <w:jc w:val="center"/>
            </w:pPr>
            <w:r>
              <w:t>0.236</w:t>
            </w:r>
          </w:p>
        </w:tc>
        <w:tc>
          <w:tcPr>
            <w:tcW w:w="1870" w:type="dxa"/>
          </w:tcPr>
          <w:p w14:paraId="7A24ADDC" w14:textId="5EF4DD3A" w:rsidR="00BB40C9" w:rsidRDefault="001063C4" w:rsidP="00BE7928">
            <w:pPr>
              <w:spacing w:line="480" w:lineRule="auto"/>
              <w:jc w:val="center"/>
            </w:pPr>
            <w:r>
              <w:t>0.</w:t>
            </w:r>
            <w:r w:rsidR="00A36250">
              <w:t>333</w:t>
            </w:r>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601F7E54" w:rsidR="00BB40C9" w:rsidRDefault="00A36250" w:rsidP="00BE7928">
            <w:pPr>
              <w:spacing w:line="480" w:lineRule="auto"/>
              <w:jc w:val="center"/>
            </w:pPr>
            <w:commentRangeStart w:id="626"/>
            <w:r>
              <w:t>0.148</w:t>
            </w:r>
          </w:p>
        </w:tc>
        <w:tc>
          <w:tcPr>
            <w:tcW w:w="1870" w:type="dxa"/>
          </w:tcPr>
          <w:p w14:paraId="0AD32658" w14:textId="763F0124" w:rsidR="00BB40C9" w:rsidRDefault="00A36250" w:rsidP="00BE7928">
            <w:pPr>
              <w:spacing w:line="480" w:lineRule="auto"/>
              <w:jc w:val="center"/>
            </w:pPr>
            <w:r>
              <w:t>0.158</w:t>
            </w:r>
          </w:p>
        </w:tc>
        <w:tc>
          <w:tcPr>
            <w:tcW w:w="1870" w:type="dxa"/>
          </w:tcPr>
          <w:p w14:paraId="6172C094" w14:textId="4266FF07" w:rsidR="00BB40C9" w:rsidRDefault="00A36250" w:rsidP="00BE7928">
            <w:pPr>
              <w:spacing w:line="480" w:lineRule="auto"/>
              <w:jc w:val="center"/>
            </w:pPr>
            <w:r>
              <w:t>246</w:t>
            </w:r>
          </w:p>
        </w:tc>
        <w:tc>
          <w:tcPr>
            <w:tcW w:w="1870" w:type="dxa"/>
          </w:tcPr>
          <w:p w14:paraId="0A52D9F7" w14:textId="01D3AA36" w:rsidR="00BB40C9" w:rsidRDefault="00A36250" w:rsidP="00BE7928">
            <w:pPr>
              <w:keepNext/>
              <w:spacing w:line="480" w:lineRule="auto"/>
              <w:jc w:val="center"/>
            </w:pPr>
            <w:r>
              <w:t>0.344</w:t>
            </w:r>
            <w:commentRangeEnd w:id="626"/>
            <w:r w:rsidR="00FE16F2">
              <w:rPr>
                <w:rStyle w:val="CommentReference"/>
                <w:rFonts w:eastAsiaTheme="minorHAnsi" w:cstheme="minorBidi"/>
              </w:rPr>
              <w:commentReference w:id="626"/>
            </w:r>
          </w:p>
        </w:tc>
      </w:tr>
    </w:tbl>
    <w:p w14:paraId="0FF7AB0A" w14:textId="27EEE58C" w:rsidR="00BB40C9" w:rsidRDefault="00F01E10" w:rsidP="00BE7928">
      <w:pPr>
        <w:pStyle w:val="Caption"/>
        <w:spacing w:line="480" w:lineRule="auto"/>
        <w:rPr>
          <w:lang w:val="en-US"/>
        </w:rPr>
      </w:pPr>
      <w:bookmarkStart w:id="627" w:name="_Ref27937618"/>
      <w:r w:rsidRPr="00AB56E9">
        <w:rPr>
          <w:lang w:val="en-US"/>
        </w:rPr>
        <w:t xml:space="preserve">Table </w:t>
      </w:r>
      <w:ins w:id="628" w:author="Björn Jörges" w:date="2020-05-03T19:28:00Z">
        <w:r w:rsidR="00096C14">
          <w:rPr>
            <w:lang w:val="en-US"/>
          </w:rPr>
          <w:fldChar w:fldCharType="begin"/>
        </w:r>
        <w:r w:rsidR="00096C14">
          <w:rPr>
            <w:lang w:val="en-US"/>
          </w:rPr>
          <w:instrText xml:space="preserve"> SEQ Table \* ARABIC </w:instrText>
        </w:r>
      </w:ins>
      <w:r w:rsidR="00096C14">
        <w:rPr>
          <w:lang w:val="en-US"/>
        </w:rPr>
        <w:fldChar w:fldCharType="separate"/>
      </w:r>
      <w:ins w:id="629" w:author="Björn Jörges" w:date="2020-05-03T19:28:00Z">
        <w:r w:rsidR="00096C14">
          <w:rPr>
            <w:noProof/>
            <w:lang w:val="en-US"/>
          </w:rPr>
          <w:t>2</w:t>
        </w:r>
        <w:r w:rsidR="00096C14">
          <w:rPr>
            <w:lang w:val="en-US"/>
          </w:rPr>
          <w:fldChar w:fldCharType="end"/>
        </w:r>
      </w:ins>
      <w:del w:id="630" w:author="Björn Jörges" w:date="2020-05-03T19:28:00Z">
        <w:r w:rsidDel="00096C14">
          <w:fldChar w:fldCharType="begin"/>
        </w:r>
        <w:r w:rsidRPr="00AB56E9" w:rsidDel="00096C14">
          <w:rPr>
            <w:lang w:val="en-US"/>
          </w:rPr>
          <w:delInstrText xml:space="preserve"> SEQ Table \* ARABIC </w:delInstrText>
        </w:r>
        <w:r w:rsidDel="00096C14">
          <w:fldChar w:fldCharType="separate"/>
        </w:r>
        <w:r w:rsidR="00F26F6E" w:rsidDel="00096C14">
          <w:rPr>
            <w:noProof/>
            <w:lang w:val="en-US"/>
          </w:rPr>
          <w:delText>2</w:delText>
        </w:r>
        <w:r w:rsidDel="00096C14">
          <w:fldChar w:fldCharType="end"/>
        </w:r>
      </w:del>
      <w:bookmarkEnd w:id="627"/>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1E6CE7"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1EF3ECEA" w:rsidR="00EE6444" w:rsidRPr="00277A48" w:rsidRDefault="00EE6444" w:rsidP="00BE7928">
            <w:pPr>
              <w:pStyle w:val="MaterialsandMethodsText"/>
              <w:spacing w:line="480" w:lineRule="auto"/>
            </w:pPr>
            <w:r w:rsidRPr="00277A48">
              <w:t>[</w:t>
            </w:r>
            <w:ins w:id="631" w:author="Björn Jörges" w:date="2020-04-17T21:37:00Z">
              <w:r w:rsidR="002A2F46">
                <w:t>8</w:t>
              </w:r>
            </w:ins>
            <w:del w:id="632" w:author="Björn Jörges" w:date="2020-04-17T21:37:00Z">
              <w:r w:rsidR="00FA5BF0" w:rsidDel="002A2F46">
                <w:delText>6</w:delText>
              </w:r>
            </w:del>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05FED195" w:rsidR="00FD302A" w:rsidRDefault="00006956" w:rsidP="007B13FD">
      <w:pPr>
        <w:spacing w:line="480" w:lineRule="auto"/>
        <w:jc w:val="both"/>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ins w:id="633" w:author="Björn Jörges" w:date="2020-04-17T22:06:00Z">
        <w:r w:rsidR="005005C0">
          <w:t xml:space="preserve"> Please note that we conduct these simulations in absolute terms </w:t>
        </w:r>
      </w:ins>
      <w:ins w:id="634" w:author="Björn Jörges" w:date="2020-04-17T22:07:00Z">
        <w:r w:rsidR="005005C0">
          <w:t xml:space="preserve">(i.e., absolute errors) </w:t>
        </w:r>
      </w:ins>
      <w:ins w:id="635" w:author="Björn Jörges" w:date="2020-04-17T22:06:00Z">
        <w:r w:rsidR="005005C0">
          <w:t>to mimic the processes more closely, but co</w:t>
        </w:r>
      </w:ins>
      <w:ins w:id="636" w:author="Björn Jörges" w:date="2020-04-17T22:07:00Z">
        <w:r w:rsidR="005005C0">
          <w:t>n</w:t>
        </w:r>
      </w:ins>
      <w:ins w:id="637" w:author="Björn Jörges" w:date="2020-04-17T22:06:00Z">
        <w:r w:rsidR="005005C0">
          <w:t xml:space="preserve">vert </w:t>
        </w:r>
      </w:ins>
      <w:ins w:id="638" w:author="Björn Jörges" w:date="2020-04-17T22:07:00Z">
        <w:r w:rsidR="005005C0">
          <w:t xml:space="preserve">quality </w:t>
        </w:r>
      </w:ins>
      <w:ins w:id="639" w:author="Björn Jörges" w:date="2020-04-17T22:06:00Z">
        <w:r w:rsidR="005005C0">
          <w:t>metrics (such as model fits)</w:t>
        </w:r>
      </w:ins>
      <w:ins w:id="640" w:author="Björn Jörges" w:date="2020-04-17T22:07:00Z">
        <w:r w:rsidR="005005C0">
          <w:t xml:space="preserve"> and results</w:t>
        </w:r>
      </w:ins>
      <w:ins w:id="641" w:author="Björn Jörges" w:date="2020-04-17T22:06:00Z">
        <w:r w:rsidR="005005C0">
          <w:t xml:space="preserve"> into </w:t>
        </w:r>
      </w:ins>
      <w:ins w:id="642" w:author="Björn Jörges" w:date="2020-04-17T22:07:00Z">
        <w:r w:rsidR="005005C0">
          <w:t>relative terms (</w:t>
        </w:r>
        <w:proofErr w:type="spellStart"/>
        <w:r w:rsidR="005005C0">
          <w:t>i</w:t>
        </w:r>
        <w:proofErr w:type="spellEnd"/>
        <w:r w:rsidR="005005C0">
          <w:t>. e., error ratios).</w:t>
        </w:r>
      </w:ins>
    </w:p>
    <w:p w14:paraId="1AD07D85" w14:textId="2659BA8F" w:rsidR="00F1488E" w:rsidRPr="00F2167B" w:rsidRDefault="00F1488E" w:rsidP="00BE7928">
      <w:pPr>
        <w:spacing w:line="480" w:lineRule="auto"/>
        <w:jc w:val="both"/>
        <w:rPr>
          <w:rFonts w:eastAsiaTheme="minorEastAsia"/>
        </w:rPr>
      </w:pPr>
      <w:r w:rsidRPr="00F2167B">
        <w:rPr>
          <w:rFonts w:eastAsiaTheme="minorEastAsia"/>
          <w:b/>
        </w:rPr>
        <w:lastRenderedPageBreak/>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756688A1" w:rsidR="00A643B3" w:rsidRDefault="001E6CE7" w:rsidP="00BE7928">
      <w:pPr>
        <w:spacing w:line="480" w:lineRule="auto"/>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BE7928">
        <w:rPr>
          <w:rFonts w:eastAsiaTheme="minorEastAsia"/>
        </w:rPr>
        <w:instrText xml:space="preserve"> \* MERGEFORMAT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005C0" w:rsidRPr="00277A48" w14:paraId="2D3E6517" w14:textId="77777777" w:rsidTr="000A5C20">
        <w:trPr>
          <w:trHeight w:val="376"/>
        </w:trPr>
        <w:tc>
          <w:tcPr>
            <w:tcW w:w="8314" w:type="dxa"/>
            <w:shd w:val="clear" w:color="auto" w:fill="FFFFFF" w:themeFill="background1"/>
            <w:vAlign w:val="center"/>
          </w:tcPr>
          <w:moveToRangeStart w:id="643" w:author="Björn Jörges" w:date="2020-04-17T22:02:00Z" w:name="move38053366"/>
          <w:p w14:paraId="58D4B698" w14:textId="77777777" w:rsidR="005005C0" w:rsidDel="005005C0" w:rsidRDefault="001E6CE7" w:rsidP="005005C0">
            <w:pPr>
              <w:spacing w:line="480" w:lineRule="auto"/>
              <w:jc w:val="both"/>
              <w:rPr>
                <w:del w:id="644" w:author="Björn Jörges" w:date="2020-04-17T22:02:00Z"/>
                <w:moveTo w:id="645" w:author="Björn Jörges" w:date="2020-04-17T22:02:00Z"/>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ToRangeEnd w:id="643"/>
          <w:p w14:paraId="4FC5FD38" w14:textId="496F95DA" w:rsidR="005005C0" w:rsidRPr="00277A48" w:rsidRDefault="005005C0">
            <w:pPr>
              <w:spacing w:line="480" w:lineRule="auto"/>
              <w:jc w:val="both"/>
              <w:pPrChange w:id="646" w:author="Björn Jörges" w:date="2020-04-17T22:02:00Z">
                <w:pPr>
                  <w:pStyle w:val="MaterialsandMethodsText"/>
                  <w:framePr w:hSpace="180" w:wrap="around" w:vAnchor="text" w:hAnchor="margin" w:y="55"/>
                  <w:spacing w:line="480" w:lineRule="auto"/>
                </w:pPr>
              </w:pPrChange>
            </w:pPr>
          </w:p>
        </w:tc>
        <w:tc>
          <w:tcPr>
            <w:tcW w:w="783" w:type="dxa"/>
            <w:shd w:val="clear" w:color="auto" w:fill="FFFFFF" w:themeFill="background1"/>
            <w:vAlign w:val="center"/>
          </w:tcPr>
          <w:p w14:paraId="79903B43" w14:textId="7561C2A5" w:rsidR="005005C0" w:rsidRPr="00277A48" w:rsidRDefault="005005C0" w:rsidP="000A5C20">
            <w:pPr>
              <w:pStyle w:val="MaterialsandMethodsText"/>
              <w:spacing w:line="480" w:lineRule="auto"/>
            </w:pPr>
            <w:r w:rsidRPr="00277A48">
              <w:t>[</w:t>
            </w:r>
            <w:r>
              <w:t>9</w:t>
            </w:r>
            <w:r w:rsidRPr="00277A48">
              <w:t>]</w:t>
            </w:r>
          </w:p>
        </w:tc>
      </w:tr>
    </w:tbl>
    <w:moveFromRangeStart w:id="647" w:author="Björn Jörges" w:date="2020-04-17T22:02:00Z" w:name="move38053366"/>
    <w:p w14:paraId="04337C2C" w14:textId="1DD1D6B7" w:rsidR="00A643B3" w:rsidDel="005005C0" w:rsidRDefault="001E6CE7" w:rsidP="00BE7928">
      <w:pPr>
        <w:spacing w:line="480" w:lineRule="auto"/>
        <w:jc w:val="both"/>
        <w:rPr>
          <w:moveFrom w:id="648" w:author="Björn Jörges" w:date="2020-04-17T22:02:00Z"/>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moveFromRangeEnd w:id="647"/>
    <w:p w14:paraId="4CD13B5A" w14:textId="606F8D68"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sidR="002B2E0C">
        <w:rPr>
          <w:rFonts w:eastAsiaTheme="minorEastAsia"/>
        </w:rPr>
        <w:t>%</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2B2E0C">
        <w:rPr>
          <w:rFonts w:eastAsiaTheme="minorEastAsia"/>
        </w:rPr>
        <w:t>%</w:t>
      </w:r>
      <w:r w:rsidR="00F2167B">
        <w:rPr>
          <w:rFonts w:eastAsiaTheme="minorEastAsia"/>
        </w:rPr>
        <w:t xml:space="preserve"> from its </w:t>
      </w:r>
      <w:r w:rsidR="002A7435">
        <w:rPr>
          <w:rFonts w:eastAsiaTheme="minorEastAsia"/>
        </w:rPr>
        <w:t>mean</w:t>
      </w:r>
      <w:r w:rsidR="00F2167B">
        <w:rPr>
          <w:rFonts w:eastAsiaTheme="minorEastAsia"/>
        </w:rPr>
        <w:t xml:space="preserve"> leads to a proportion of responses of 25/75</w:t>
      </w:r>
      <w:r w:rsidR="002B2E0C">
        <w:rPr>
          <w:rFonts w:eastAsiaTheme="minorEastAsia"/>
        </w:rPr>
        <w:t>%</w:t>
      </w:r>
      <w:r w:rsidR="00F2167B">
        <w:rPr>
          <w:rFonts w:eastAsiaTheme="minorEastAsia"/>
        </w:rPr>
        <w:t xml:space="preserve">.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ins w:id="649" w:author="Björn Jörges" w:date="2020-04-17T22:03:00Z">
        <w:r w:rsidR="005005C0">
          <w:rPr>
            <w:rFonts w:eastAsiaTheme="minorEastAsia"/>
          </w:rPr>
          <w:fldChar w:fldCharType="begin"/>
        </w:r>
        <w:r w:rsidR="005005C0">
          <w:rPr>
            <w:rFonts w:eastAsiaTheme="minorEastAsia"/>
          </w:rPr>
          <w:instrText xml:space="preserve"> REF _Ref28582960 \h </w:instrText>
        </w:r>
      </w:ins>
      <w:r w:rsidR="005005C0">
        <w:rPr>
          <w:rFonts w:eastAsiaTheme="minorEastAsia"/>
        </w:rPr>
      </w:r>
      <w:r w:rsidR="005005C0">
        <w:rPr>
          <w:rFonts w:eastAsiaTheme="minorEastAsia"/>
        </w:rPr>
        <w:fldChar w:fldCharType="separate"/>
      </w:r>
      <w:ins w:id="650" w:author="Björn Jörges" w:date="2020-04-17T22:03:00Z">
        <w:r w:rsidR="005005C0" w:rsidRPr="00E72229">
          <w:t xml:space="preserve">Figure </w:t>
        </w:r>
        <w:r w:rsidR="005005C0">
          <w:rPr>
            <w:noProof/>
          </w:rPr>
          <w:t>5</w:t>
        </w:r>
        <w:r w:rsidR="005005C0">
          <w:rPr>
            <w:rFonts w:eastAsiaTheme="minorEastAsia"/>
          </w:rPr>
          <w:fldChar w:fldCharType="end"/>
        </w:r>
      </w:ins>
      <w:del w:id="651" w:author="Björn Jörges" w:date="2020-04-17T22:03:00Z">
        <w:r w:rsidR="000F7858" w:rsidRPr="000F7858" w:rsidDel="005005C0">
          <w:rPr>
            <w:rFonts w:eastAsiaTheme="minorEastAsia"/>
          </w:rPr>
          <w:delText>Figure 5</w:delText>
        </w:r>
      </w:del>
      <w:r w:rsidR="000F7858" w:rsidRPr="000F7858">
        <w:rPr>
          <w:rFonts w:eastAsiaTheme="minorEastAsia"/>
        </w:rPr>
        <w:t>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w:t>
      </w:r>
      <w:r w:rsidR="008E0A14">
        <w:rPr>
          <w:rFonts w:eastAsiaTheme="minorEastAsia"/>
        </w:rPr>
        <w:lastRenderedPageBreak/>
        <w:t>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5A5131C5" w:rsidR="00F2167B" w:rsidRDefault="001E6CE7"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w:t>
      </w:r>
      <w:r w:rsidR="002B2E0C">
        <w:rPr>
          <w:rFonts w:eastAsiaTheme="minorEastAsia"/>
        </w:rPr>
        <w:t>%</w:t>
      </w:r>
      <w:r w:rsidR="00595505">
        <w:rPr>
          <w:rFonts w:eastAsiaTheme="minorEastAsia"/>
        </w:rPr>
        <w:t xml:space="preserve"> to 5</w:t>
      </w:r>
      <w:r w:rsidR="002B2E0C">
        <w:rPr>
          <w:rFonts w:eastAsiaTheme="minorEastAsia"/>
        </w:rPr>
        <w:t>%</w:t>
      </w:r>
      <w:r w:rsidR="00595505">
        <w:rPr>
          <w:rFonts w:eastAsiaTheme="minorEastAsia"/>
        </w:rPr>
        <w:t xml:space="preserve">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w:t>
      </w:r>
      <w:r w:rsidR="002B2E0C">
        <w:rPr>
          <w:rFonts w:eastAsiaTheme="minorEastAsia"/>
        </w:rPr>
        <w:t>%</w:t>
      </w:r>
      <w:r w:rsidR="00236BC9">
        <w:rPr>
          <w:rFonts w:eastAsiaTheme="minorEastAsia"/>
        </w:rPr>
        <w:t>)</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BE7928">
        <w:rPr>
          <w:rFonts w:eastAsiaTheme="minorEastAsia"/>
        </w:rPr>
        <w:instrText xml:space="preserve"> \* MERGEFORMAT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w:t>
      </w:r>
      <w:r w:rsidR="007614EE" w:rsidRPr="007614EE">
        <w:rPr>
          <w:rFonts w:eastAsiaTheme="minorEastAsia"/>
        </w:rPr>
        <w:lastRenderedPageBreak/>
        <w:t xml:space="preserve">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drawing>
          <wp:inline distT="0" distB="0" distL="0" distR="0" wp14:anchorId="12C6EF7C" wp14:editId="0741C6EF">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3255D">
      <w:pPr>
        <w:pStyle w:val="Caption"/>
        <w:jc w:val="both"/>
        <w:rPr>
          <w:rFonts w:eastAsiaTheme="minorEastAsia"/>
          <w:lang w:val="en-US"/>
        </w:rPr>
      </w:pPr>
      <w:bookmarkStart w:id="652" w:name="_Ref28582960"/>
      <w:bookmarkStart w:id="653"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652"/>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 xml:space="preserve">five different standardized standard </w:t>
      </w:r>
      <w:r w:rsidR="00C61F40">
        <w:rPr>
          <w:lang w:val="en-US"/>
        </w:rPr>
        <w:lastRenderedPageBreak/>
        <w:t>deviations for the last perceived velocity (0.1-0.3 m/s). D. Predictions for five different standardized standard deviations for the represented gravity (0.02-0.18 m/s²).</w:t>
      </w:r>
      <w:bookmarkEnd w:id="653"/>
    </w:p>
    <w:p w14:paraId="5EF0C83C" w14:textId="46475DF2"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w:t>
      </w:r>
      <w:r w:rsidR="002B2E0C">
        <w:rPr>
          <w:rFonts w:eastAsiaTheme="minorEastAsia"/>
        </w:rPr>
        <w:t>%</w:t>
      </w:r>
      <w:r w:rsidR="0016268C">
        <w:rPr>
          <w:rFonts w:eastAsiaTheme="minorEastAsia"/>
        </w:rPr>
        <w:t xml:space="preserve">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w:t>
      </w:r>
      <w:r w:rsidR="002B2E0C">
        <w:rPr>
          <w:rFonts w:eastAsiaTheme="minorEastAsia"/>
        </w:rPr>
        <w:t>%</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54D9ED2A"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w:t>
      </w:r>
      <w:ins w:id="654" w:author="Björn Jörges" w:date="2020-04-17T22:08:00Z">
        <w:r w:rsidR="007F55F7">
          <w:rPr>
            <w:rFonts w:eastAsiaTheme="minorEastAsia"/>
          </w:rPr>
          <w:t xml:space="preserve">the absolute error in </w:t>
        </w:r>
      </w:ins>
      <w:r>
        <w:rPr>
          <w:rFonts w:eastAsiaTheme="minorEastAsia"/>
        </w:rPr>
        <w:t xml:space="preserve">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72041E84"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w:t>
      </w:r>
      <w:ins w:id="655" w:author="Björn Jörges" w:date="2020-04-18T01:08:00Z">
        <w:r w:rsidR="0059490A">
          <w:rPr>
            <w:rFonts w:eastAsiaTheme="minorEastAsia"/>
          </w:rPr>
          <w:t>, separately</w:t>
        </w:r>
      </w:ins>
      <w:ins w:id="656" w:author="Björn Jörges" w:date="2020-04-18T01:09:00Z">
        <w:r w:rsidR="0059490A">
          <w:rPr>
            <w:rFonts w:eastAsiaTheme="minorEastAsia"/>
          </w:rPr>
          <w:t xml:space="preserve"> for each combination of gravity, initial vertical velocity, Occlusion condition and participant</w:t>
        </w:r>
      </w:ins>
      <w:r w:rsidR="00B804B7">
        <w:rPr>
          <w:rFonts w:eastAsiaTheme="minorEastAsia"/>
        </w:rPr>
        <w:t>.</w:t>
      </w:r>
      <w:ins w:id="657" w:author="Björn Jörges" w:date="2020-04-18T01:09:00Z">
        <w:r w:rsidR="0059490A">
          <w:rPr>
            <w:rFonts w:eastAsiaTheme="minorEastAsia"/>
          </w:rPr>
          <w:t xml:space="preserve"> We collapsed the error across initial horizontal velocities because results for both values were virtually the same, mostl</w:t>
        </w:r>
      </w:ins>
      <w:ins w:id="658" w:author="Björn Jörges" w:date="2020-04-18T01:10:00Z">
        <w:r w:rsidR="0059490A">
          <w:rPr>
            <w:rFonts w:eastAsiaTheme="minorEastAsia"/>
          </w:rPr>
          <w:t>y likely because the horizontal velocity barely influences overall flight duration</w:t>
        </w:r>
        <w:r w:rsidR="00C1673C">
          <w:rPr>
            <w:rFonts w:eastAsiaTheme="minorEastAsia"/>
          </w:rPr>
          <w:t xml:space="preserve"> in the presence of air drag, and not at all in the absence of air </w:t>
        </w:r>
        <w:proofErr w:type="spellStart"/>
        <w:r w:rsidR="00C1673C">
          <w:rPr>
            <w:rFonts w:eastAsiaTheme="minorEastAsia"/>
          </w:rPr>
          <w:t>drag.</w:t>
        </w:r>
      </w:ins>
      <w:del w:id="659" w:author="Björn Jörges" w:date="2020-04-18T01:10:00Z">
        <w:r w:rsidR="00B804B7" w:rsidDel="0059490A">
          <w:rPr>
            <w:rFonts w:eastAsiaTheme="minorEastAsia"/>
          </w:rPr>
          <w:delText xml:space="preserve"> </w:delText>
        </w:r>
      </w:del>
      <w:r w:rsidR="00B804B7">
        <w:rPr>
          <w:rFonts w:eastAsiaTheme="minorEastAsia"/>
        </w:rPr>
        <w:t>After</w:t>
      </w:r>
      <w:proofErr w:type="spellEnd"/>
      <w:r w:rsidR="00B804B7">
        <w:rPr>
          <w:rFonts w:eastAsiaTheme="minorEastAsia"/>
        </w:rPr>
        <w:t xml:space="preserve">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BE7928">
        <w:rPr>
          <w:rFonts w:eastAsiaTheme="minorEastAsia"/>
        </w:rPr>
        <w:instrText xml:space="preserve"> \* MERGEFORMAT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w:t>
      </w:r>
      <w:ins w:id="660" w:author="Björn Jörges" w:date="2020-04-17T22:23:00Z">
        <w:r w:rsidR="00616FA4">
          <w:rPr>
            <w:rFonts w:eastAsiaTheme="minorEastAsia"/>
          </w:rPr>
          <w:t>0</w:t>
        </w:r>
      </w:ins>
      <w:ins w:id="661" w:author="Björn Jörges" w:date="2020-04-17T22:22:00Z">
        <w:r w:rsidR="00616FA4">
          <w:rPr>
            <w:rFonts w:eastAsiaTheme="minorEastAsia"/>
          </w:rPr>
          <w:t>5</w:t>
        </w:r>
      </w:ins>
      <w:ins w:id="662" w:author="Björn Jörges" w:date="2020-04-17T22:23:00Z">
        <w:r w:rsidR="00616FA4">
          <w:rPr>
            <w:rFonts w:eastAsiaTheme="minorEastAsia"/>
          </w:rPr>
          <w:t>8</w:t>
        </w:r>
      </w:ins>
      <w:del w:id="663" w:author="Björn Jörges" w:date="2020-04-17T22:22:00Z">
        <w:r w:rsidR="00C03A45" w:rsidDel="00616FA4">
          <w:rPr>
            <w:rFonts w:eastAsiaTheme="minorEastAsia"/>
          </w:rPr>
          <w:delText>03</w:delText>
        </w:r>
      </w:del>
      <w:r w:rsidR="00C03A45">
        <w:rPr>
          <w:rFonts w:eastAsiaTheme="minorEastAsia"/>
        </w:rPr>
        <w:t> s, with an RMSE of 0.0</w:t>
      </w:r>
      <w:ins w:id="664" w:author="Björn Jörges" w:date="2020-04-17T22:09:00Z">
        <w:r w:rsidR="007F55F7">
          <w:rPr>
            <w:rFonts w:eastAsiaTheme="minorEastAsia"/>
          </w:rPr>
          <w:t>4</w:t>
        </w:r>
      </w:ins>
      <w:del w:id="665" w:author="Björn Jörges" w:date="2020-04-17T22:09:00Z">
        <w:r w:rsidR="00C03A45" w:rsidDel="007F55F7">
          <w:rPr>
            <w:rFonts w:eastAsiaTheme="minorEastAsia"/>
          </w:rPr>
          <w:delText>15</w:delText>
        </w:r>
      </w:del>
      <w:del w:id="666" w:author="Björn Jörges" w:date="2020-04-17T22:19:00Z">
        <w:r w:rsidR="00C03A45" w:rsidDel="00616FA4">
          <w:rPr>
            <w:rFonts w:eastAsiaTheme="minorEastAsia"/>
          </w:rPr>
          <w:delText> s</w:delText>
        </w:r>
      </w:del>
      <w:r w:rsidR="004850CC">
        <w:rPr>
          <w:rFonts w:eastAsiaTheme="minorEastAsia"/>
        </w:rPr>
        <w:t>.</w:t>
      </w:r>
    </w:p>
    <w:p w14:paraId="1E21E1F1" w14:textId="77777777" w:rsidR="00456512" w:rsidRDefault="00456512" w:rsidP="00BE7928">
      <w:pPr>
        <w:keepNext/>
        <w:spacing w:line="480" w:lineRule="auto"/>
        <w:jc w:val="both"/>
      </w:pPr>
      <w:r>
        <w:rPr>
          <w:rFonts w:eastAsiaTheme="minorEastAsia"/>
          <w:noProof/>
        </w:rPr>
        <w:lastRenderedPageBreak/>
        <w:drawing>
          <wp:inline distT="0" distB="0" distL="0" distR="0" wp14:anchorId="50FD9E25" wp14:editId="0DDBF0B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E3255D">
      <w:pPr>
        <w:pStyle w:val="Caption"/>
        <w:jc w:val="both"/>
        <w:rPr>
          <w:lang w:val="en-US"/>
        </w:rPr>
      </w:pPr>
      <w:bookmarkStart w:id="667"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667"/>
      <w:r w:rsidRPr="00456512">
        <w:rPr>
          <w:lang w:val="en-US"/>
        </w:rPr>
        <w:t xml:space="preserve">: </w:t>
      </w:r>
      <w:bookmarkStart w:id="668" w:name="_Hlk30683887"/>
      <w:r w:rsidR="00FB27DF">
        <w:rPr>
          <w:lang w:val="en-US"/>
        </w:rPr>
        <w:t>Root mean square errors (RMSE)</w:t>
      </w:r>
      <w:bookmarkEnd w:id="668"/>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BE7928">
      <w:pPr>
        <w:spacing w:line="480" w:lineRule="auto"/>
        <w:jc w:val="both"/>
        <w:rPr>
          <w:rFonts w:eastAsiaTheme="minorEastAsia"/>
        </w:rPr>
      </w:pPr>
    </w:p>
    <w:p w14:paraId="3986126C" w14:textId="27D3A2E9" w:rsidR="00FA364D" w:rsidRDefault="00FA364D" w:rsidP="00BE7928">
      <w:pPr>
        <w:pStyle w:val="Heading3"/>
        <w:spacing w:line="480" w:lineRule="auto"/>
      </w:pPr>
      <w:r w:rsidRPr="00FA364D">
        <w:t>The Standard Deviation of the Gravity Prior</w:t>
      </w:r>
    </w:p>
    <w:p w14:paraId="4568C0F2" w14:textId="1B938275"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del w:id="669" w:author="Björn Jörges" w:date="2020-04-17T22:20:00Z">
        <w:r w:rsidR="003A000F" w:rsidDel="00616FA4">
          <w:rPr>
            <w:rFonts w:eastAsiaTheme="minorEastAsia"/>
          </w:rPr>
          <w:delText> m/s²</w:delText>
        </w:r>
      </w:del>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del w:id="670" w:author="Björn Jörges" w:date="2020-04-17T22:20:00Z">
        <w:r w:rsidR="003A000F" w:rsidDel="00616FA4">
          <w:rPr>
            <w:rFonts w:eastAsiaTheme="minorEastAsia"/>
          </w:rPr>
          <w:delText> m/s²</w:delText>
        </w:r>
      </w:del>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del w:id="671" w:author="Björn Jörges" w:date="2020-04-17T22:20:00Z">
        <w:r w:rsidR="003A000F" w:rsidDel="00616FA4">
          <w:rPr>
            <w:rFonts w:eastAsiaTheme="minorEastAsia"/>
          </w:rPr>
          <w:delText> m/s²</w:delText>
        </w:r>
      </w:del>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BE7928">
        <w:rPr>
          <w:rFonts w:eastAsiaTheme="minorEastAsia"/>
        </w:rPr>
        <w:instrText xml:space="preserve"> \* MERGEFORMAT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BE7928">
      <w:pPr>
        <w:spacing w:line="480" w:lineRule="auto"/>
        <w:jc w:val="both"/>
        <w:rPr>
          <w:rFonts w:eastAsiaTheme="minorEastAsia"/>
        </w:rPr>
      </w:pPr>
      <w:r>
        <w:rPr>
          <w:rFonts w:eastAsiaTheme="minorEastAsia"/>
          <w:noProof/>
        </w:rPr>
        <w:lastRenderedPageBreak/>
        <w:drawing>
          <wp:inline distT="0" distB="0" distL="0" distR="0" wp14:anchorId="2EB5F7CB" wp14:editId="76DEE937">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E3255D">
      <w:pPr>
        <w:pStyle w:val="Caption"/>
        <w:jc w:val="both"/>
        <w:rPr>
          <w:rFonts w:eastAsiaTheme="minorEastAsia"/>
          <w:lang w:val="en-US"/>
        </w:rPr>
      </w:pPr>
      <w:bookmarkStart w:id="672"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672"/>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7D1D7ABD" w14:textId="725F0BB5"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w:t>
      </w:r>
      <w:del w:id="673" w:author="Björn Jörges" w:date="2020-04-17T22:21:00Z">
        <w:r w:rsidR="007E285D" w:rsidDel="00616FA4">
          <w:rPr>
            <w:rFonts w:eastAsiaTheme="minorEastAsia"/>
          </w:rPr>
          <w:delText> m/s²</w:delText>
        </w:r>
      </w:del>
      <w:r>
        <w:rPr>
          <w:rFonts w:eastAsiaTheme="minorEastAsia"/>
        </w:rPr>
        <w:t>, and choose thus 0.</w:t>
      </w:r>
      <w:r w:rsidR="005E359D">
        <w:rPr>
          <w:rFonts w:eastAsiaTheme="minorEastAsia"/>
        </w:rPr>
        <w:t>1</w:t>
      </w:r>
      <w:r w:rsidR="007E285D">
        <w:rPr>
          <w:rFonts w:eastAsiaTheme="minorEastAsia"/>
        </w:rPr>
        <w:t>6</w:t>
      </w:r>
      <w:del w:id="674" w:author="Björn Jörges" w:date="2020-04-17T22:21:00Z">
        <w:r w:rsidR="007E285D" w:rsidDel="00616FA4">
          <w:rPr>
            <w:rFonts w:eastAsiaTheme="minorEastAsia"/>
          </w:rPr>
          <w:delText> m/s²</w:delText>
        </w:r>
      </w:del>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21"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w:t>
      </w:r>
      <w:ins w:id="675" w:author="Björn Jörges" w:date="2020-04-17T22:23:00Z">
        <w:r w:rsidR="00904B08">
          <w:rPr>
            <w:rFonts w:eastAsiaTheme="minorEastAsia"/>
          </w:rPr>
          <w:t>08</w:t>
        </w:r>
      </w:ins>
      <w:del w:id="676" w:author="Björn Jörges" w:date="2020-04-17T22:23:00Z">
        <w:r w:rsidR="00F3636D" w:rsidDel="00904B08">
          <w:rPr>
            <w:rFonts w:eastAsiaTheme="minorEastAsia"/>
          </w:rPr>
          <w:delText>1</w:delText>
        </w:r>
        <w:r w:rsidR="00935799" w:rsidDel="00904B08">
          <w:rPr>
            <w:rFonts w:eastAsiaTheme="minorEastAsia"/>
          </w:rPr>
          <w:delText>7</w:delText>
        </w:r>
        <w:r w:rsidR="00314718" w:rsidDel="00904B08">
          <w:rPr>
            <w:rFonts w:eastAsiaTheme="minorEastAsia"/>
          </w:rPr>
          <w:delText> m/s²</w:delText>
        </w:r>
      </w:del>
      <w:r w:rsidR="004850CC">
        <w:rPr>
          <w:rFonts w:eastAsiaTheme="minorEastAsia"/>
        </w:rPr>
        <w:t xml:space="preserve"> for the gravity prior, which corresponds to a standard deviation of about </w:t>
      </w:r>
      <w:r w:rsidR="00F3636D">
        <w:rPr>
          <w:rFonts w:eastAsiaTheme="minorEastAsia"/>
        </w:rPr>
        <w:t>2.</w:t>
      </w:r>
      <w:ins w:id="677" w:author="Björn Jörges" w:date="2020-04-18T01:32:00Z">
        <w:r w:rsidR="004B0211">
          <w:rPr>
            <w:rFonts w:eastAsiaTheme="minorEastAsia"/>
          </w:rPr>
          <w:t>04</w:t>
        </w:r>
      </w:ins>
      <w:del w:id="678" w:author="Björn Jörges" w:date="2020-04-18T01:32:00Z">
        <w:r w:rsidR="00935799" w:rsidDel="004B0211">
          <w:rPr>
            <w:rFonts w:eastAsiaTheme="minorEastAsia"/>
          </w:rPr>
          <w:delText>13</w:delText>
        </w:r>
      </w:del>
      <w:r w:rsidR="00355892">
        <w:rPr>
          <w:rFonts w:eastAsiaTheme="minorEastAsia"/>
        </w:rPr>
        <w:t> m/s²</w:t>
      </w:r>
      <w:r w:rsidR="004850CC">
        <w:rPr>
          <w:rFonts w:eastAsiaTheme="minorEastAsia"/>
        </w:rPr>
        <w:t xml:space="preserve"> for a mean of 9.81 m/s²</w:t>
      </w:r>
      <w:r w:rsidR="00C64A31">
        <w:rPr>
          <w:rFonts w:eastAsiaTheme="minorEastAsia"/>
        </w:rPr>
        <w:t>,</w:t>
      </w:r>
      <w:r w:rsidR="00345C78">
        <w:rPr>
          <w:rFonts w:eastAsiaTheme="minorEastAsia"/>
        </w:rPr>
        <w:t xml:space="preserve"> and a Weber fraction of 14.</w:t>
      </w:r>
      <w:ins w:id="679" w:author="Björn Jörges" w:date="2020-04-17T22:24:00Z">
        <w:r w:rsidR="00904B08">
          <w:rPr>
            <w:rFonts w:eastAsiaTheme="minorEastAsia"/>
          </w:rPr>
          <w:t>1</w:t>
        </w:r>
      </w:ins>
      <w:del w:id="680" w:author="Björn Jörges" w:date="2020-04-17T22:24:00Z">
        <w:r w:rsidR="00935799" w:rsidDel="00904B08">
          <w:rPr>
            <w:rFonts w:eastAsiaTheme="minorEastAsia"/>
          </w:rPr>
          <w:delText>6</w:delText>
        </w:r>
      </w:del>
      <w:r w:rsidR="002B2E0C">
        <w:rPr>
          <w:rFonts w:eastAsiaTheme="minorEastAsia"/>
        </w:rPr>
        <w:t>%</w:t>
      </w:r>
      <w:r w:rsidR="002502B8">
        <w:rPr>
          <w:rFonts w:eastAsiaTheme="minorEastAsia"/>
        </w:rPr>
        <w:t>.</w:t>
      </w:r>
      <w:r w:rsidR="00484F8A">
        <w:rPr>
          <w:rFonts w:eastAsiaTheme="minorEastAsia"/>
        </w:rPr>
        <w:t xml:space="preserve"> The</w:t>
      </w:r>
      <w:r w:rsidR="00935799">
        <w:rPr>
          <w:rFonts w:eastAsiaTheme="minorEastAsia"/>
        </w:rPr>
        <w:t xml:space="preserve"> RMSE is 0.0</w:t>
      </w:r>
      <w:ins w:id="681" w:author="Björn Jörges" w:date="2020-04-17T22:24:00Z">
        <w:r w:rsidR="00904B08">
          <w:rPr>
            <w:rFonts w:eastAsiaTheme="minorEastAsia"/>
          </w:rPr>
          <w:t>24</w:t>
        </w:r>
      </w:ins>
      <w:del w:id="682" w:author="Björn Jörges" w:date="2020-04-17T22:24:00Z">
        <w:r w:rsidR="00935799" w:rsidDel="00904B08">
          <w:rPr>
            <w:rFonts w:eastAsiaTheme="minorEastAsia"/>
          </w:rPr>
          <w:delText>0</w:delText>
        </w:r>
        <w:r w:rsidR="00935799" w:rsidDel="000E612A">
          <w:rPr>
            <w:rFonts w:eastAsiaTheme="minorEastAsia"/>
          </w:rPr>
          <w:delText>8 s</w:delText>
        </w:r>
      </w:del>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BE7928">
        <w:rPr>
          <w:rFonts w:eastAsiaTheme="minorEastAsia"/>
        </w:rPr>
        <w:instrText xml:space="preserve"> \* MERGEFORMAT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xml:space="preserve">, we illustrate how the simulated standard deviations relate to the observed ones. The light red dots correspond to this method (“Simulated (Method1)”); as evident from the figure, the fits are better for the </w:t>
      </w:r>
      <w:del w:id="683" w:author="Björn Jörges" w:date="2020-04-17T22:31:00Z">
        <w:r w:rsidR="00E521AE" w:rsidDel="000E612A">
          <w:rPr>
            <w:rFonts w:eastAsiaTheme="minorEastAsia"/>
          </w:rPr>
          <w:delText xml:space="preserve">short </w:delText>
        </w:r>
      </w:del>
      <w:ins w:id="684" w:author="Björn Jörges" w:date="2020-04-17T22:31:00Z">
        <w:r w:rsidR="000E612A">
          <w:rPr>
            <w:rFonts w:eastAsiaTheme="minorEastAsia"/>
          </w:rPr>
          <w:t>Long O</w:t>
        </w:r>
      </w:ins>
      <w:del w:id="685" w:author="Björn Jörges" w:date="2020-04-17T22:31:00Z">
        <w:r w:rsidR="00E521AE" w:rsidDel="000E612A">
          <w:rPr>
            <w:rFonts w:eastAsiaTheme="minorEastAsia"/>
          </w:rPr>
          <w:delText>o</w:delText>
        </w:r>
      </w:del>
      <w:r w:rsidR="00E521AE">
        <w:rPr>
          <w:rFonts w:eastAsiaTheme="minorEastAsia"/>
        </w:rPr>
        <w:t xml:space="preserve">cclusion condition, while the SDs are generally </w:t>
      </w:r>
      <w:del w:id="686" w:author="Björn Jörges" w:date="2020-04-17T22:31:00Z">
        <w:r w:rsidR="00E521AE" w:rsidDel="000E612A">
          <w:rPr>
            <w:rFonts w:eastAsiaTheme="minorEastAsia"/>
          </w:rPr>
          <w:delText xml:space="preserve">underestimated </w:delText>
        </w:r>
      </w:del>
      <w:ins w:id="687" w:author="Björn Jörges" w:date="2020-04-17T22:31:00Z">
        <w:r w:rsidR="000E612A">
          <w:rPr>
            <w:rFonts w:eastAsiaTheme="minorEastAsia"/>
          </w:rPr>
          <w:t xml:space="preserve">overestimated </w:t>
        </w:r>
      </w:ins>
      <w:r w:rsidR="00E521AE">
        <w:rPr>
          <w:rFonts w:eastAsiaTheme="minorEastAsia"/>
        </w:rPr>
        <w:t xml:space="preserve">for the </w:t>
      </w:r>
      <w:del w:id="688" w:author="Björn Jörges" w:date="2020-04-17T22:31:00Z">
        <w:r w:rsidR="00E521AE" w:rsidDel="000E612A">
          <w:rPr>
            <w:rFonts w:eastAsiaTheme="minorEastAsia"/>
          </w:rPr>
          <w:delText xml:space="preserve">Long </w:delText>
        </w:r>
      </w:del>
      <w:ins w:id="689" w:author="Björn Jörges" w:date="2020-04-17T22:31:00Z">
        <w:r w:rsidR="000E612A">
          <w:rPr>
            <w:rFonts w:eastAsiaTheme="minorEastAsia"/>
          </w:rPr>
          <w:t xml:space="preserve">Short </w:t>
        </w:r>
      </w:ins>
      <w:r w:rsidR="00E521AE">
        <w:rPr>
          <w:rFonts w:eastAsiaTheme="minorEastAsia"/>
        </w:rPr>
        <w:t>Occlusion condition.</w:t>
      </w:r>
    </w:p>
    <w:p w14:paraId="4A35EE10" w14:textId="77777777" w:rsidR="00905A4B" w:rsidRDefault="00C4017F" w:rsidP="00BE7928">
      <w:pPr>
        <w:keepNext/>
        <w:spacing w:line="480" w:lineRule="auto"/>
        <w:jc w:val="both"/>
      </w:pPr>
      <w:r>
        <w:rPr>
          <w:rFonts w:eastAsiaTheme="minorEastAsia"/>
          <w:noProof/>
        </w:rPr>
        <w:lastRenderedPageBreak/>
        <w:drawing>
          <wp:inline distT="0" distB="0" distL="0" distR="0" wp14:anchorId="01482882" wp14:editId="19635E12">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E3255D">
      <w:pPr>
        <w:pStyle w:val="Caption"/>
        <w:jc w:val="both"/>
        <w:rPr>
          <w:rFonts w:eastAsiaTheme="minorEastAsia"/>
          <w:lang w:val="en-US"/>
        </w:rPr>
      </w:pPr>
      <w:bookmarkStart w:id="690"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690"/>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165C9335" w:rsidR="00C4017F" w:rsidRDefault="0049204E" w:rsidP="00BE7928">
      <w:pPr>
        <w:spacing w:line="480" w:lineRule="auto"/>
        <w:jc w:val="both"/>
        <w:rPr>
          <w:rFonts w:eastAsiaTheme="minorEastAsia"/>
        </w:rPr>
      </w:pPr>
      <w:ins w:id="691" w:author="Björn Jörges" w:date="2020-04-18T01:28:00Z">
        <w:r>
          <w:rPr>
            <w:rFonts w:eastAsiaTheme="minorEastAsia"/>
          </w:rPr>
          <w:t xml:space="preserve">If the gravity prior was discarded completely for upwards motion, we might </w:t>
        </w:r>
      </w:ins>
      <w:ins w:id="692" w:author="Björn Jörges" w:date="2020-04-18T01:29:00Z">
        <w:r>
          <w:rPr>
            <w:rFonts w:eastAsiaTheme="minorEastAsia"/>
          </w:rPr>
          <w:t>observe even larger errors for -1g motion.</w:t>
        </w:r>
      </w:ins>
      <w:ins w:id="693" w:author="Björn Jörges" w:date="2020-04-18T01:31:00Z">
        <w:r>
          <w:rPr>
            <w:rFonts w:eastAsiaTheme="minorEastAsia"/>
          </w:rPr>
          <w:t xml:space="preserve"> </w:t>
        </w:r>
      </w:ins>
      <w:ins w:id="694" w:author="Björn Jörges" w:date="2020-04-18T01:30:00Z">
        <w:r>
          <w:rPr>
            <w:rFonts w:eastAsiaTheme="minorEastAsia"/>
          </w:rPr>
          <w:t xml:space="preserve">We elaborate on this </w:t>
        </w:r>
      </w:ins>
      <w:ins w:id="695" w:author="Björn Jörges" w:date="2020-04-18T01:31:00Z">
        <w:r>
          <w:rPr>
            <w:rFonts w:eastAsiaTheme="minorEastAsia"/>
          </w:rPr>
          <w:t xml:space="preserve">issue </w:t>
        </w:r>
      </w:ins>
      <w:ins w:id="696" w:author="Björn Jörges" w:date="2020-04-18T01:30:00Z">
        <w:r>
          <w:rPr>
            <w:rFonts w:eastAsiaTheme="minorEastAsia"/>
          </w:rPr>
          <w:t xml:space="preserve">in the discussion. </w:t>
        </w:r>
      </w:ins>
      <w:del w:id="697" w:author="Björn Jörges" w:date="2020-04-18T01:30:00Z">
        <w:r w:rsidR="00905A4B" w:rsidDel="0049204E">
          <w:rPr>
            <w:rFonts w:eastAsiaTheme="minorEastAsia"/>
          </w:rPr>
          <w:delText xml:space="preserve">As </w:delText>
        </w:r>
      </w:del>
      <w:ins w:id="698" w:author="Björn Jörges" w:date="2020-04-18T01:31:00Z">
        <w:r>
          <w:rPr>
            <w:rFonts w:eastAsiaTheme="minorEastAsia"/>
          </w:rPr>
          <w:t xml:space="preserve">As </w:t>
        </w:r>
      </w:ins>
      <w:r w:rsidR="00905A4B">
        <w:rPr>
          <w:rFonts w:eastAsiaTheme="minorEastAsia"/>
        </w:rPr>
        <w:t xml:space="preserve">there is </w:t>
      </w:r>
      <w:ins w:id="699" w:author="Björn Jörges" w:date="2020-04-18T01:31:00Z">
        <w:r>
          <w:rPr>
            <w:rFonts w:eastAsiaTheme="minorEastAsia"/>
          </w:rPr>
          <w:t xml:space="preserve">thus </w:t>
        </w:r>
      </w:ins>
      <w:r w:rsidR="00905A4B">
        <w:rPr>
          <w:rFonts w:eastAsiaTheme="minorEastAsia"/>
        </w:rPr>
        <w:t>some reason to believe that the gravity prior is not completely inactive in upwards motion</w:t>
      </w:r>
      <w:r w:rsidR="00935799">
        <w:rPr>
          <w:rFonts w:eastAsiaTheme="minorEastAsia"/>
        </w:rPr>
        <w:t>, which may bias to above method to overestimate the standard deviation of the gravity prior</w:t>
      </w:r>
      <w:r w:rsidR="00905A4B">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sidR="00905A4B">
        <w:rPr>
          <w:rFonts w:eastAsiaTheme="minorEastAsia"/>
        </w:rPr>
        <w:t xml:space="preserve">. To this end, we use the optimize() function implemented in R which uses the </w:t>
      </w:r>
      <w:proofErr w:type="spellStart"/>
      <w:r w:rsidR="00905A4B">
        <w:rPr>
          <w:rFonts w:eastAsiaTheme="minorEastAsia"/>
        </w:rPr>
        <w:t>Nelder</w:t>
      </w:r>
      <w:proofErr w:type="spellEnd"/>
      <w:r w:rsidR="00905A4B">
        <w:rPr>
          <w:rFonts w:eastAsiaTheme="minorEastAsia"/>
        </w:rPr>
        <w:t xml:space="preserve"> and Mead method </w:t>
      </w:r>
      <w:r w:rsidR="00905A4B">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sidR="00905A4B">
        <w:rPr>
          <w:rFonts w:eastAsiaTheme="minorEastAsia"/>
        </w:rPr>
        <w:fldChar w:fldCharType="separate"/>
      </w:r>
      <w:r w:rsidR="00905A4B" w:rsidRPr="00905A4B">
        <w:rPr>
          <w:rFonts w:eastAsiaTheme="minorEastAsia"/>
          <w:noProof/>
        </w:rPr>
        <w:t>(Nelder &amp; Mead, 1965)</w:t>
      </w:r>
      <w:r w:rsidR="00905A4B">
        <w:rPr>
          <w:rFonts w:eastAsiaTheme="minorEastAsia"/>
        </w:rPr>
        <w:fldChar w:fldCharType="end"/>
      </w:r>
      <w:r w:rsidR="00905A4B">
        <w:rPr>
          <w:rFonts w:eastAsiaTheme="minorEastAsia"/>
        </w:rPr>
        <w:t xml:space="preserve"> to determine those values </w:t>
      </w:r>
      <w:r w:rsidR="00935799">
        <w:rPr>
          <w:rFonts w:eastAsiaTheme="minorEastAsia"/>
        </w:rPr>
        <w:t xml:space="preserve">for the motor standard deviation and the standard deviation of the gravity prior </w:t>
      </w:r>
      <w:r w:rsidR="00905A4B">
        <w:rPr>
          <w:rFonts w:eastAsiaTheme="minorEastAsia"/>
        </w:rPr>
        <w:t xml:space="preserve">that yield the smallest errors between simulated and observed variability. </w:t>
      </w:r>
      <w:r w:rsidR="00842646">
        <w:rPr>
          <w:rFonts w:eastAsiaTheme="minorEastAsia"/>
        </w:rPr>
        <w:t>This is suitable</w:t>
      </w:r>
      <w:del w:id="700" w:author="Björn Jörges" w:date="2020-04-17T22:32:00Z">
        <w:r w:rsidR="00842646" w:rsidDel="00C609D3">
          <w:rPr>
            <w:rFonts w:eastAsiaTheme="minorEastAsia"/>
          </w:rPr>
          <w:delText>, as</w:delText>
        </w:r>
      </w:del>
      <w:ins w:id="701" w:author="Björn Jörges" w:date="2020-04-17T22:32:00Z">
        <w:r w:rsidR="00C609D3">
          <w:rPr>
            <w:rFonts w:eastAsiaTheme="minorEastAsia"/>
          </w:rPr>
          <w:t xml:space="preserve"> because</w:t>
        </w:r>
      </w:ins>
      <w:r w:rsidR="00842646">
        <w:rPr>
          <w:rFonts w:eastAsiaTheme="minorEastAsia"/>
        </w:rPr>
        <w:t xml:space="preserve">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BE7928">
        <w:rPr>
          <w:rFonts w:eastAsiaTheme="minorEastAsia"/>
        </w:rPr>
        <w:instrText xml:space="preserve"> \* MERGEFORMAT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w:t>
      </w:r>
      <w:r w:rsidR="00842646">
        <w:rPr>
          <w:rFonts w:eastAsiaTheme="minorEastAsia"/>
        </w:rPr>
        <w:lastRenderedPageBreak/>
        <w:t>different proportions: the standard deviation for the motor error is 0.0</w:t>
      </w:r>
      <w:ins w:id="702" w:author="Björn Jörges" w:date="2020-04-17T22:35:00Z">
        <w:r w:rsidR="00C609D3">
          <w:rPr>
            <w:rFonts w:eastAsiaTheme="minorEastAsia"/>
          </w:rPr>
          <w:t>6</w:t>
        </w:r>
      </w:ins>
      <w:del w:id="703" w:author="Björn Jörges" w:date="2020-04-17T22:35:00Z">
        <w:r w:rsidR="00C03A45" w:rsidDel="00C609D3">
          <w:rPr>
            <w:rFonts w:eastAsiaTheme="minorEastAsia"/>
          </w:rPr>
          <w:delText>5</w:delText>
        </w:r>
      </w:del>
      <w:r w:rsidR="00C03A45">
        <w:rPr>
          <w:rFonts w:eastAsiaTheme="minorEastAsia"/>
        </w:rPr>
        <w:t> </w:t>
      </w:r>
      <w:r w:rsidR="00842646">
        <w:rPr>
          <w:rFonts w:eastAsiaTheme="minorEastAsia"/>
        </w:rPr>
        <w:t>s and the standardized standard deviation of the gravity prior is 0.</w:t>
      </w:r>
      <w:ins w:id="704" w:author="Björn Jörges" w:date="2020-04-17T22:35:00Z">
        <w:r w:rsidR="00C609D3">
          <w:rPr>
            <w:rFonts w:eastAsiaTheme="minorEastAsia"/>
          </w:rPr>
          <w:t>211</w:t>
        </w:r>
      </w:ins>
      <w:del w:id="705" w:author="Björn Jörges" w:date="2020-04-17T22:35:00Z">
        <w:r w:rsidR="00842646" w:rsidDel="00C609D3">
          <w:rPr>
            <w:rFonts w:eastAsiaTheme="minorEastAsia"/>
          </w:rPr>
          <w:delText>1</w:delText>
        </w:r>
        <w:r w:rsidR="00C03A45" w:rsidDel="00C609D3">
          <w:rPr>
            <w:rFonts w:eastAsiaTheme="minorEastAsia"/>
          </w:rPr>
          <w:delText>82</w:delText>
        </w:r>
        <w:r w:rsidR="00842646" w:rsidDel="00C609D3">
          <w:rPr>
            <w:rFonts w:eastAsiaTheme="minorEastAsia"/>
          </w:rPr>
          <w:delText> m/s²</w:delText>
        </w:r>
      </w:del>
      <w:r w:rsidR="00842646">
        <w:rPr>
          <w:rFonts w:eastAsiaTheme="minorEastAsia"/>
        </w:rPr>
        <w:t xml:space="preserve"> (which corresponds to a non-standardized </w:t>
      </w:r>
      <w:r w:rsidR="00345C78">
        <w:rPr>
          <w:rFonts w:eastAsiaTheme="minorEastAsia"/>
        </w:rPr>
        <w:t xml:space="preserve">standard deviation of </w:t>
      </w:r>
      <w:del w:id="706" w:author="Björn Jörges" w:date="2020-04-17T22:36:00Z">
        <w:r w:rsidR="00345C78" w:rsidDel="00C609D3">
          <w:rPr>
            <w:rFonts w:eastAsiaTheme="minorEastAsia"/>
          </w:rPr>
          <w:delText>1.</w:delText>
        </w:r>
        <w:r w:rsidR="00C03A45" w:rsidDel="00C609D3">
          <w:rPr>
            <w:rFonts w:eastAsiaTheme="minorEastAsia"/>
          </w:rPr>
          <w:delText>78</w:delText>
        </w:r>
      </w:del>
      <w:ins w:id="707" w:author="Björn Jörges" w:date="2020-04-17T22:36:00Z">
        <w:r w:rsidR="00C609D3">
          <w:rPr>
            <w:rFonts w:eastAsiaTheme="minorEastAsia"/>
          </w:rPr>
          <w:t>2.07</w:t>
        </w:r>
      </w:ins>
      <w:r w:rsidR="007A343A">
        <w:rPr>
          <w:rFonts w:eastAsiaTheme="minorEastAsia"/>
        </w:rPr>
        <w:t> m/s²</w:t>
      </w:r>
      <w:r w:rsidR="00345C78">
        <w:rPr>
          <w:rFonts w:eastAsiaTheme="minorEastAsia"/>
        </w:rPr>
        <w:t xml:space="preserve"> and a Weber fraction of 1</w:t>
      </w:r>
      <w:ins w:id="708" w:author="Björn Jörges" w:date="2020-04-17T22:37:00Z">
        <w:r w:rsidR="00C609D3">
          <w:rPr>
            <w:rFonts w:eastAsiaTheme="minorEastAsia"/>
          </w:rPr>
          <w:t>4</w:t>
        </w:r>
      </w:ins>
      <w:del w:id="709" w:author="Björn Jörges" w:date="2020-04-17T22:37:00Z">
        <w:r w:rsidR="00C03A45" w:rsidDel="00C609D3">
          <w:rPr>
            <w:rFonts w:eastAsiaTheme="minorEastAsia"/>
          </w:rPr>
          <w:delText>2</w:delText>
        </w:r>
      </w:del>
      <w:r w:rsidR="00345C78">
        <w:rPr>
          <w:rFonts w:eastAsiaTheme="minorEastAsia"/>
        </w:rPr>
        <w:t>.</w:t>
      </w:r>
      <w:r w:rsidR="00C03A45">
        <w:rPr>
          <w:rFonts w:eastAsiaTheme="minorEastAsia"/>
        </w:rPr>
        <w:t>2</w:t>
      </w:r>
      <w:r w:rsidR="002B2E0C">
        <w:rPr>
          <w:rFonts w:eastAsiaTheme="minorEastAsia"/>
        </w:rPr>
        <w:t>%</w:t>
      </w:r>
      <w:r w:rsidR="00345C78">
        <w:rPr>
          <w:rFonts w:eastAsiaTheme="minorEastAsia"/>
        </w:rPr>
        <w:t>)</w:t>
      </w:r>
      <w:r w:rsidR="00842646">
        <w:rPr>
          <w:rFonts w:eastAsiaTheme="minorEastAsia"/>
        </w:rPr>
        <w:t xml:space="preserve">, with </w:t>
      </w:r>
      <w:r w:rsidR="00C03A45">
        <w:rPr>
          <w:rFonts w:eastAsiaTheme="minorEastAsia"/>
        </w:rPr>
        <w:t>an RMSE of 0.</w:t>
      </w:r>
      <w:del w:id="710" w:author="Björn Jörges" w:date="2020-04-17T22:38:00Z">
        <w:r w:rsidR="00C03A45" w:rsidDel="007A0386">
          <w:rPr>
            <w:rFonts w:eastAsiaTheme="minorEastAsia"/>
          </w:rPr>
          <w:delText>005 </w:delText>
        </w:r>
      </w:del>
      <w:ins w:id="711" w:author="Björn Jörges" w:date="2020-04-17T22:38:00Z">
        <w:r w:rsidR="007A0386">
          <w:rPr>
            <w:rFonts w:eastAsiaTheme="minorEastAsia"/>
          </w:rPr>
          <w:t>024</w:t>
        </w:r>
      </w:ins>
      <w:del w:id="712" w:author="Björn Jörges" w:date="2020-04-17T22:38:00Z">
        <w:r w:rsidR="00C03A45" w:rsidDel="007A0386">
          <w:rPr>
            <w:rFonts w:eastAsiaTheme="minorEastAsia"/>
          </w:rPr>
          <w:delText>s</w:delText>
        </w:r>
      </w:del>
      <w:r w:rsidR="00842646">
        <w:rPr>
          <w:rFonts w:eastAsiaTheme="minorEastAsia"/>
        </w:rPr>
        <w:t>.</w:t>
      </w:r>
      <w:r w:rsidR="00B40ECA">
        <w:rPr>
          <w:rFonts w:eastAsiaTheme="minorEastAsia"/>
        </w:rPr>
        <w:t xml:space="preserve"> </w:t>
      </w:r>
      <w:del w:id="713" w:author="Björn Jörges" w:date="2020-04-17T22:38:00Z">
        <w:r w:rsidR="00B40ECA" w:rsidDel="007A0386">
          <w:rPr>
            <w:rFonts w:eastAsiaTheme="minorEastAsia"/>
          </w:rPr>
          <w:delText xml:space="preserve">This is considerably lower than the </w:delText>
        </w:r>
        <w:r w:rsidR="00C03A45" w:rsidDel="007A0386">
          <w:rPr>
            <w:rFonts w:eastAsiaTheme="minorEastAsia"/>
          </w:rPr>
          <w:delText>RMSE of 0.008 s</w:delText>
        </w:r>
        <w:r w:rsidR="00B40ECA" w:rsidDel="007A0386">
          <w:rPr>
            <w:rFonts w:eastAsiaTheme="minorEastAsia"/>
          </w:rPr>
          <w:delText xml:space="preserve"> found with the</w:delText>
        </w:r>
      </w:del>
      <w:ins w:id="714" w:author="Björn Jörges" w:date="2020-04-17T22:38:00Z">
        <w:r w:rsidR="007A0386">
          <w:rPr>
            <w:rFonts w:eastAsiaTheme="minorEastAsia"/>
          </w:rPr>
          <w:t>These values are extremely close to the values found with</w:t>
        </w:r>
      </w:ins>
      <w:r w:rsidR="00B40ECA">
        <w:rPr>
          <w:rFonts w:eastAsiaTheme="minorEastAsia"/>
        </w:rPr>
        <w:t xml:space="preserve"> </w:t>
      </w:r>
      <w:r w:rsidR="00301367">
        <w:rPr>
          <w:rFonts w:eastAsiaTheme="minorEastAsia"/>
        </w:rPr>
        <w:t>Method 1</w:t>
      </w:r>
      <w:r w:rsidR="00B40ECA">
        <w:rPr>
          <w:rFonts w:eastAsiaTheme="minorEastAsia"/>
        </w:rPr>
        <w:t>.</w:t>
      </w:r>
      <w:r w:rsidR="00E521AE">
        <w:rPr>
          <w:rFonts w:eastAsiaTheme="minorEastAsia"/>
        </w:rPr>
        <w:t xml:space="preserve"> </w:t>
      </w:r>
      <w:proofErr w:type="spellStart"/>
      <w:ins w:id="715" w:author="Björn Jörges" w:date="2020-04-17T22:38:00Z">
        <w:r w:rsidR="007A0386">
          <w:rPr>
            <w:rFonts w:eastAsiaTheme="minorEastAsia"/>
          </w:rPr>
          <w:t>While</w:t>
        </w:r>
      </w:ins>
      <w:del w:id="716" w:author="Björn Jörges" w:date="2020-04-17T22:38:00Z">
        <w:r w:rsidR="00E521AE" w:rsidDel="007A0386">
          <w:rPr>
            <w:rFonts w:eastAsiaTheme="minorEastAsia"/>
          </w:rPr>
          <w:delText>However, i</w:delText>
        </w:r>
      </w:del>
      <w:ins w:id="717" w:author="Björn Jörges" w:date="2020-04-17T22:38:00Z">
        <w:r w:rsidR="007A0386">
          <w:rPr>
            <w:rFonts w:eastAsiaTheme="minorEastAsia"/>
          </w:rPr>
          <w:t>i</w:t>
        </w:r>
      </w:ins>
      <w:r w:rsidR="00E521AE">
        <w:rPr>
          <w:rFonts w:eastAsiaTheme="minorEastAsia"/>
        </w:rPr>
        <w:t>t</w:t>
      </w:r>
      <w:proofErr w:type="spellEnd"/>
      <w:r w:rsidR="00E521AE">
        <w:rPr>
          <w:rFonts w:eastAsiaTheme="minorEastAsia"/>
        </w:rPr>
        <w:t xml:space="preserve"> is worth noting that fitting both parameters to the data makes this method</w:t>
      </w:r>
      <w:r w:rsidR="00314718">
        <w:rPr>
          <w:rFonts w:eastAsiaTheme="minorEastAsia"/>
        </w:rPr>
        <w:t xml:space="preserve"> </w:t>
      </w:r>
      <w:r w:rsidR="00E521AE">
        <w:rPr>
          <w:rFonts w:eastAsiaTheme="minorEastAsia"/>
        </w:rPr>
        <w:t>more susceptible to overfitting</w:t>
      </w:r>
      <w:ins w:id="718" w:author="Björn Jörges" w:date="2020-04-17T22:39:00Z">
        <w:r w:rsidR="007A0386">
          <w:rPr>
            <w:rFonts w:eastAsiaTheme="minorEastAsia"/>
          </w:rPr>
          <w:t>, this lends additional support to the tentative conclusion that the standard deviation of the gravity prior is just above 2 m/s² or a Weber Fraction of 14.2%</w:t>
        </w:r>
      </w:ins>
      <w:del w:id="719" w:author="Björn Jörges" w:date="2020-04-17T22:39:00Z">
        <w:r w:rsidR="00E521AE" w:rsidDel="007A0386">
          <w:rPr>
            <w:rFonts w:eastAsiaTheme="minorEastAsia"/>
          </w:rPr>
          <w:delText>.</w:delText>
        </w:r>
      </w:del>
      <w:r w:rsidR="00E521AE">
        <w:rPr>
          <w:rFonts w:eastAsiaTheme="minorEastAsia"/>
        </w:rPr>
        <w:t xml:space="preserve">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t>Discussion</w:t>
      </w:r>
    </w:p>
    <w:p w14:paraId="336F2279" w14:textId="4DCF1800"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w:t>
      </w:r>
      <w:r w:rsidR="00597433">
        <w:rPr>
          <w:rFonts w:eastAsiaTheme="minorEastAsia"/>
        </w:rPr>
        <w:t>2.07</w:t>
      </w:r>
      <w:r w:rsidR="00285275">
        <w:rPr>
          <w:rFonts w:eastAsiaTheme="minorEastAsia"/>
        </w:rPr>
        <w:t>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del w:id="720" w:author="Björn Jörges" w:date="2020-04-18T00:47:00Z">
        <w:r w:rsidR="00285275" w:rsidDel="000A5C20">
          <w:rPr>
            <w:rFonts w:eastAsiaTheme="minorEastAsia"/>
          </w:rPr>
          <w:delText>14.6</w:delText>
        </w:r>
      </w:del>
      <w:ins w:id="721"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 respectively</w:t>
      </w:r>
      <w:r w:rsidR="00562DCA">
        <w:rPr>
          <w:rFonts w:eastAsiaTheme="minorEastAsia"/>
        </w:rPr>
        <w:t xml:space="preserve">. This is </w:t>
      </w:r>
      <w:r w:rsidR="00562DCA">
        <w:rPr>
          <w:rFonts w:eastAsiaTheme="minorEastAsia"/>
        </w:rPr>
        <w:lastRenderedPageBreak/>
        <w:t xml:space="preserve">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3A432395"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w:t>
      </w:r>
      <w:r w:rsidR="002B2E0C">
        <w:rPr>
          <w:rFonts w:eastAsiaTheme="minorEastAsia"/>
        </w:rPr>
        <w:t>%</w:t>
      </w:r>
      <w:r w:rsidR="00E82D8F">
        <w:rPr>
          <w:rFonts w:eastAsiaTheme="minorEastAsia"/>
        </w:rPr>
        <w:t xml:space="preserve">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del w:id="722" w:author="Björn Jörges" w:date="2020-04-18T00:47:00Z">
        <w:r w:rsidR="00285275" w:rsidDel="000A5C20">
          <w:rPr>
            <w:rFonts w:eastAsiaTheme="minorEastAsia"/>
          </w:rPr>
          <w:delText>14.6</w:delText>
        </w:r>
      </w:del>
      <w:ins w:id="723"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1A0A08BA"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w:t>
      </w:r>
      <w:r w:rsidR="007434FD">
        <w:rPr>
          <w:rFonts w:eastAsiaTheme="minorEastAsia"/>
        </w:rPr>
        <w:lastRenderedPageBreak/>
        <w:t>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w:t>
      </w:r>
      <w:del w:id="724" w:author="Björn Jörges" w:date="2020-04-18T00:47:00Z">
        <w:r w:rsidR="00285275" w:rsidDel="000A5C20">
          <w:rPr>
            <w:rFonts w:eastAsiaTheme="minorEastAsia"/>
          </w:rPr>
          <w:delText>14.6</w:delText>
        </w:r>
      </w:del>
      <w:ins w:id="725"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04C03DB9"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w:t>
      </w:r>
      <w:r w:rsidR="00597433">
        <w:rPr>
          <w:rFonts w:eastAsiaTheme="minorEastAsia"/>
        </w:rPr>
        <w:t>2.07</w:t>
      </w:r>
      <w:r w:rsidR="00285275">
        <w:rPr>
          <w:rFonts w:eastAsiaTheme="minorEastAsia"/>
        </w:rPr>
        <w:t>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597433">
        <w:rPr>
          <w:rFonts w:eastAsiaTheme="minorEastAsia"/>
        </w:rPr>
        <w:t>2.07</w:t>
      </w:r>
      <w:r w:rsidR="00285275" w:rsidRPr="00285275">
        <w:rPr>
          <w:rFonts w:eastAsiaTheme="minorEastAsia"/>
        </w:rPr>
        <w:t xml:space="preserve">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156307FE" w14:textId="11651DC0"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de-DE"/>
          <w:rPrChange w:id="726" w:author="Björn Jörges" w:date="2020-05-03T19:21:00Z">
            <w:rPr>
              <w:rFonts w:ascii="Calibri" w:hAnsi="Calibri" w:cs="Calibri"/>
              <w:noProof/>
              <w:szCs w:val="24"/>
            </w:rPr>
          </w:rPrChange>
        </w:rPr>
      </w:pPr>
      <w:r>
        <w:rPr>
          <w:lang w:val="es-ES"/>
        </w:rPr>
        <w:fldChar w:fldCharType="begin" w:fldLock="1"/>
      </w:r>
      <w:r w:rsidRPr="00282148">
        <w:rPr>
          <w:lang w:val="de-DE"/>
          <w:rPrChange w:id="727" w:author="Björn Jörges" w:date="2020-05-03T19:21:00Z">
            <w:rPr>
              <w:lang w:val="es-ES"/>
            </w:rPr>
          </w:rPrChange>
        </w:rPr>
        <w:instrText xml:space="preserve">ADDIN Mendeley Bibliography CSL_BIBLIOGRAPHY </w:instrText>
      </w:r>
      <w:r>
        <w:rPr>
          <w:lang w:val="es-ES"/>
        </w:rPr>
        <w:fldChar w:fldCharType="separate"/>
      </w:r>
      <w:r w:rsidRPr="00282148">
        <w:rPr>
          <w:rFonts w:ascii="Calibri" w:hAnsi="Calibri" w:cs="Calibri"/>
          <w:noProof/>
          <w:szCs w:val="24"/>
          <w:lang w:val="de-DE"/>
          <w:rPrChange w:id="728" w:author="Björn Jörges" w:date="2020-05-03T19:21:00Z">
            <w:rPr>
              <w:rFonts w:ascii="Calibri" w:hAnsi="Calibri" w:cs="Calibri"/>
              <w:noProof/>
              <w:szCs w:val="24"/>
            </w:rPr>
          </w:rPrChange>
        </w:rPr>
        <w:t xml:space="preserve">Aubert, H. (1887). Die Bewegungsempfindung. </w:t>
      </w:r>
      <w:r w:rsidRPr="00282148">
        <w:rPr>
          <w:rFonts w:ascii="Calibri" w:hAnsi="Calibri" w:cs="Calibri"/>
          <w:i/>
          <w:iCs/>
          <w:noProof/>
          <w:szCs w:val="24"/>
          <w:lang w:val="de-DE"/>
          <w:rPrChange w:id="729" w:author="Björn Jörges" w:date="2020-05-03T19:21:00Z">
            <w:rPr>
              <w:rFonts w:ascii="Calibri" w:hAnsi="Calibri" w:cs="Calibri"/>
              <w:i/>
              <w:iCs/>
              <w:noProof/>
              <w:szCs w:val="24"/>
            </w:rPr>
          </w:rPrChange>
        </w:rPr>
        <w:t>Pflüger, Archiv Für Die Gesammte Physiologie Des Menschen Und Der Thiere</w:t>
      </w:r>
      <w:r w:rsidRPr="00282148">
        <w:rPr>
          <w:rFonts w:ascii="Calibri" w:hAnsi="Calibri" w:cs="Calibri"/>
          <w:noProof/>
          <w:szCs w:val="24"/>
          <w:lang w:val="de-DE"/>
          <w:rPrChange w:id="730" w:author="Björn Jörges" w:date="2020-05-03T19:21:00Z">
            <w:rPr>
              <w:rFonts w:ascii="Calibri" w:hAnsi="Calibri" w:cs="Calibri"/>
              <w:noProof/>
              <w:szCs w:val="24"/>
            </w:rPr>
          </w:rPrChange>
        </w:rPr>
        <w:t xml:space="preserve">, </w:t>
      </w:r>
      <w:r w:rsidRPr="00282148">
        <w:rPr>
          <w:rFonts w:ascii="Calibri" w:hAnsi="Calibri" w:cs="Calibri"/>
          <w:i/>
          <w:iCs/>
          <w:noProof/>
          <w:szCs w:val="24"/>
          <w:lang w:val="de-DE"/>
          <w:rPrChange w:id="731" w:author="Björn Jörges" w:date="2020-05-03T19:21:00Z">
            <w:rPr>
              <w:rFonts w:ascii="Calibri" w:hAnsi="Calibri" w:cs="Calibri"/>
              <w:i/>
              <w:iCs/>
              <w:noProof/>
              <w:szCs w:val="24"/>
            </w:rPr>
          </w:rPrChange>
        </w:rPr>
        <w:t>40</w:t>
      </w:r>
      <w:r w:rsidRPr="00282148">
        <w:rPr>
          <w:rFonts w:ascii="Calibri" w:hAnsi="Calibri" w:cs="Calibri"/>
          <w:noProof/>
          <w:szCs w:val="24"/>
          <w:lang w:val="de-DE"/>
          <w:rPrChange w:id="732" w:author="Björn Jörges" w:date="2020-05-03T19:21:00Z">
            <w:rPr>
              <w:rFonts w:ascii="Calibri" w:hAnsi="Calibri" w:cs="Calibri"/>
              <w:noProof/>
              <w:szCs w:val="24"/>
            </w:rPr>
          </w:rPrChange>
        </w:rPr>
        <w:t>(1), 459–480. https://doi.org/10.1007/BF01612710</w:t>
      </w:r>
    </w:p>
    <w:p w14:paraId="13366289"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de-DE"/>
          <w:rPrChange w:id="733" w:author="Björn Jörges" w:date="2020-05-03T19:21:00Z">
            <w:rPr>
              <w:rFonts w:ascii="Calibri" w:hAnsi="Calibri" w:cs="Calibri"/>
              <w:noProof/>
              <w:szCs w:val="24"/>
            </w:rPr>
          </w:rPrChange>
        </w:rPr>
        <w:t xml:space="preserve">Bates, D., Mächler, M., Bolker, B. M., &amp; Walker, S. C. (2015). </w:t>
      </w:r>
      <w:r w:rsidRPr="00FE16F2">
        <w:rPr>
          <w:rFonts w:ascii="Calibri" w:hAnsi="Calibri" w:cs="Calibri"/>
          <w:noProof/>
          <w:szCs w:val="24"/>
        </w:rPr>
        <w:t xml:space="preserve">Fitting linear mixed-effects models using lme4. </w:t>
      </w:r>
      <w:r w:rsidRPr="00FE16F2">
        <w:rPr>
          <w:rFonts w:ascii="Calibri" w:hAnsi="Calibri" w:cs="Calibri"/>
          <w:i/>
          <w:iCs/>
          <w:noProof/>
          <w:szCs w:val="24"/>
        </w:rPr>
        <w:t>Journal of Statistical Software</w:t>
      </w:r>
      <w:r w:rsidRPr="00FE16F2">
        <w:rPr>
          <w:rFonts w:ascii="Calibri" w:hAnsi="Calibri" w:cs="Calibri"/>
          <w:noProof/>
          <w:szCs w:val="24"/>
        </w:rPr>
        <w:t xml:space="preserve">, </w:t>
      </w:r>
      <w:r w:rsidRPr="00FE16F2">
        <w:rPr>
          <w:rFonts w:ascii="Calibri" w:hAnsi="Calibri" w:cs="Calibri"/>
          <w:i/>
          <w:iCs/>
          <w:noProof/>
          <w:szCs w:val="24"/>
        </w:rPr>
        <w:t>67</w:t>
      </w:r>
      <w:r w:rsidRPr="00FE16F2">
        <w:rPr>
          <w:rFonts w:ascii="Calibri" w:hAnsi="Calibri" w:cs="Calibri"/>
          <w:noProof/>
          <w:szCs w:val="24"/>
        </w:rPr>
        <w:t>(1). https://doi.org/10.18637/jss.v067.i01</w:t>
      </w:r>
    </w:p>
    <w:p w14:paraId="286ECB4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Benguigui, N., Ripoll, H., &amp; Broderick, M. P. (2003). Time-to-contact estimation of accelerated stimuli is based on first-order information.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29</w:t>
      </w:r>
      <w:r w:rsidRPr="00FE16F2">
        <w:rPr>
          <w:rFonts w:ascii="Calibri" w:hAnsi="Calibri" w:cs="Calibri"/>
          <w:noProof/>
          <w:szCs w:val="24"/>
        </w:rPr>
        <w:t>(6), 1083–1101. https://doi.org/10.1037/0096-1523.29.6.1083</w:t>
      </w:r>
    </w:p>
    <w:p w14:paraId="3D7954C2" w14:textId="77777777"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es-ES"/>
          <w:rPrChange w:id="734" w:author="Björn Jörges" w:date="2020-05-03T19:21:00Z">
            <w:rPr>
              <w:rFonts w:ascii="Calibri" w:hAnsi="Calibri" w:cs="Calibri"/>
              <w:noProof/>
              <w:szCs w:val="24"/>
            </w:rPr>
          </w:rPrChange>
        </w:rPr>
      </w:pPr>
      <w:r w:rsidRPr="00282148">
        <w:rPr>
          <w:rFonts w:ascii="Calibri" w:hAnsi="Calibri" w:cs="Calibri"/>
          <w:noProof/>
          <w:szCs w:val="24"/>
          <w:lang w:val="de-DE"/>
          <w:rPrChange w:id="735" w:author="Björn Jörges" w:date="2020-05-03T19:21:00Z">
            <w:rPr>
              <w:rFonts w:ascii="Calibri" w:hAnsi="Calibri" w:cs="Calibri"/>
              <w:noProof/>
              <w:szCs w:val="24"/>
            </w:rPr>
          </w:rPrChange>
        </w:rPr>
        <w:t xml:space="preserve">Bennett, S. J., &amp; Benguigui, N. (2013). </w:t>
      </w:r>
      <w:r w:rsidRPr="00FE16F2">
        <w:rPr>
          <w:rFonts w:ascii="Calibri" w:hAnsi="Calibri" w:cs="Calibri"/>
          <w:noProof/>
          <w:szCs w:val="24"/>
        </w:rPr>
        <w:t xml:space="preserve">Is Acceleration Used for Ocular Pursuit and Spatial Estimation during Prediction Motion? </w:t>
      </w:r>
      <w:r w:rsidRPr="00282148">
        <w:rPr>
          <w:rFonts w:ascii="Calibri" w:hAnsi="Calibri" w:cs="Calibri"/>
          <w:i/>
          <w:iCs/>
          <w:noProof/>
          <w:szCs w:val="24"/>
          <w:lang w:val="es-ES"/>
          <w:rPrChange w:id="736" w:author="Björn Jörges" w:date="2020-05-03T19:21:00Z">
            <w:rPr>
              <w:rFonts w:ascii="Calibri" w:hAnsi="Calibri" w:cs="Calibri"/>
              <w:i/>
              <w:iCs/>
              <w:noProof/>
              <w:szCs w:val="24"/>
            </w:rPr>
          </w:rPrChange>
        </w:rPr>
        <w:t>PLoS ONE</w:t>
      </w:r>
      <w:r w:rsidRPr="00282148">
        <w:rPr>
          <w:rFonts w:ascii="Calibri" w:hAnsi="Calibri" w:cs="Calibri"/>
          <w:noProof/>
          <w:szCs w:val="24"/>
          <w:lang w:val="es-ES"/>
          <w:rPrChange w:id="737" w:author="Björn Jörges" w:date="2020-05-03T19:21:00Z">
            <w:rPr>
              <w:rFonts w:ascii="Calibri" w:hAnsi="Calibri" w:cs="Calibri"/>
              <w:noProof/>
              <w:szCs w:val="24"/>
            </w:rPr>
          </w:rPrChange>
        </w:rPr>
        <w:t xml:space="preserve">, </w:t>
      </w:r>
      <w:r w:rsidRPr="00282148">
        <w:rPr>
          <w:rFonts w:ascii="Calibri" w:hAnsi="Calibri" w:cs="Calibri"/>
          <w:i/>
          <w:iCs/>
          <w:noProof/>
          <w:szCs w:val="24"/>
          <w:lang w:val="es-ES"/>
          <w:rPrChange w:id="738" w:author="Björn Jörges" w:date="2020-05-03T19:21:00Z">
            <w:rPr>
              <w:rFonts w:ascii="Calibri" w:hAnsi="Calibri" w:cs="Calibri"/>
              <w:i/>
              <w:iCs/>
              <w:noProof/>
              <w:szCs w:val="24"/>
            </w:rPr>
          </w:rPrChange>
        </w:rPr>
        <w:t>8</w:t>
      </w:r>
      <w:r w:rsidRPr="00282148">
        <w:rPr>
          <w:rFonts w:ascii="Calibri" w:hAnsi="Calibri" w:cs="Calibri"/>
          <w:noProof/>
          <w:szCs w:val="24"/>
          <w:lang w:val="es-ES"/>
          <w:rPrChange w:id="739" w:author="Björn Jörges" w:date="2020-05-03T19:21:00Z">
            <w:rPr>
              <w:rFonts w:ascii="Calibri" w:hAnsi="Calibri" w:cs="Calibri"/>
              <w:noProof/>
              <w:szCs w:val="24"/>
            </w:rPr>
          </w:rPrChange>
        </w:rPr>
        <w:t>(5). https://doi.org/10.1371/journal.pone.0063382</w:t>
      </w:r>
    </w:p>
    <w:p w14:paraId="72B57AE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es-ES"/>
          <w:rPrChange w:id="740" w:author="Björn Jörges" w:date="2020-05-03T19:21:00Z">
            <w:rPr>
              <w:rFonts w:ascii="Calibri" w:hAnsi="Calibri" w:cs="Calibri"/>
              <w:noProof/>
              <w:szCs w:val="24"/>
            </w:rPr>
          </w:rPrChange>
        </w:rPr>
        <w:t xml:space="preserve">Brenner, E., Rodriguez, I. A., Muñoz, V. E., Schootemeijer, S., Mahieu, Y., Veerkamp, K., … </w:t>
      </w:r>
      <w:r w:rsidRPr="00FE16F2">
        <w:rPr>
          <w:rFonts w:ascii="Calibri" w:hAnsi="Calibri" w:cs="Calibri"/>
          <w:noProof/>
          <w:szCs w:val="24"/>
        </w:rPr>
        <w:t xml:space="preserve">Smeets, J. B. J. </w:t>
      </w:r>
      <w:r w:rsidRPr="00FE16F2">
        <w:rPr>
          <w:rFonts w:ascii="Calibri" w:hAnsi="Calibri" w:cs="Calibri"/>
          <w:noProof/>
          <w:szCs w:val="24"/>
        </w:rPr>
        <w:lastRenderedPageBreak/>
        <w:t xml:space="preserve">(2016). How can people be so good at intercepting accelerating objects if they are so poor at visually judging acceleration? </w:t>
      </w:r>
      <w:r w:rsidRPr="00FE16F2">
        <w:rPr>
          <w:rFonts w:ascii="Calibri" w:hAnsi="Calibri" w:cs="Calibri"/>
          <w:i/>
          <w:iCs/>
          <w:noProof/>
          <w:szCs w:val="24"/>
        </w:rPr>
        <w:t>I-Perception</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(1), 1–13. https://doi.org/10.1177/2041669515624317</w:t>
      </w:r>
    </w:p>
    <w:p w14:paraId="3737F2DD" w14:textId="77777777"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es-ES"/>
          <w:rPrChange w:id="741" w:author="Björn Jörges" w:date="2020-05-03T19:21:00Z">
            <w:rPr>
              <w:rFonts w:ascii="Calibri" w:hAnsi="Calibri" w:cs="Calibri"/>
              <w:noProof/>
              <w:szCs w:val="24"/>
            </w:rPr>
          </w:rPrChange>
        </w:rPr>
      </w:pPr>
      <w:r w:rsidRPr="00FE16F2">
        <w:rPr>
          <w:rFonts w:ascii="Calibri" w:hAnsi="Calibri" w:cs="Calibri"/>
          <w:noProof/>
          <w:szCs w:val="24"/>
        </w:rPr>
        <w:t xml:space="preserve">Bürkner, P. C. (2018). Advanced Bayesian multilevel modeling with the R package brms. </w:t>
      </w:r>
      <w:r w:rsidRPr="00282148">
        <w:rPr>
          <w:rFonts w:ascii="Calibri" w:hAnsi="Calibri" w:cs="Calibri"/>
          <w:i/>
          <w:iCs/>
          <w:noProof/>
          <w:szCs w:val="24"/>
          <w:lang w:val="es-ES"/>
          <w:rPrChange w:id="742" w:author="Björn Jörges" w:date="2020-05-03T19:21:00Z">
            <w:rPr>
              <w:rFonts w:ascii="Calibri" w:hAnsi="Calibri" w:cs="Calibri"/>
              <w:i/>
              <w:iCs/>
              <w:noProof/>
              <w:szCs w:val="24"/>
            </w:rPr>
          </w:rPrChange>
        </w:rPr>
        <w:t>R Journal</w:t>
      </w:r>
      <w:r w:rsidRPr="00282148">
        <w:rPr>
          <w:rFonts w:ascii="Calibri" w:hAnsi="Calibri" w:cs="Calibri"/>
          <w:noProof/>
          <w:szCs w:val="24"/>
          <w:lang w:val="es-ES"/>
          <w:rPrChange w:id="743" w:author="Björn Jörges" w:date="2020-05-03T19:21:00Z">
            <w:rPr>
              <w:rFonts w:ascii="Calibri" w:hAnsi="Calibri" w:cs="Calibri"/>
              <w:noProof/>
              <w:szCs w:val="24"/>
            </w:rPr>
          </w:rPrChange>
        </w:rPr>
        <w:t xml:space="preserve">, </w:t>
      </w:r>
      <w:r w:rsidRPr="00282148">
        <w:rPr>
          <w:rFonts w:ascii="Calibri" w:hAnsi="Calibri" w:cs="Calibri"/>
          <w:i/>
          <w:iCs/>
          <w:noProof/>
          <w:szCs w:val="24"/>
          <w:lang w:val="es-ES"/>
          <w:rPrChange w:id="744" w:author="Björn Jörges" w:date="2020-05-03T19:21:00Z">
            <w:rPr>
              <w:rFonts w:ascii="Calibri" w:hAnsi="Calibri" w:cs="Calibri"/>
              <w:i/>
              <w:iCs/>
              <w:noProof/>
              <w:szCs w:val="24"/>
            </w:rPr>
          </w:rPrChange>
        </w:rPr>
        <w:t>10</w:t>
      </w:r>
      <w:r w:rsidRPr="00282148">
        <w:rPr>
          <w:rFonts w:ascii="Calibri" w:hAnsi="Calibri" w:cs="Calibri"/>
          <w:noProof/>
          <w:szCs w:val="24"/>
          <w:lang w:val="es-ES"/>
          <w:rPrChange w:id="745" w:author="Björn Jörges" w:date="2020-05-03T19:21:00Z">
            <w:rPr>
              <w:rFonts w:ascii="Calibri" w:hAnsi="Calibri" w:cs="Calibri"/>
              <w:noProof/>
              <w:szCs w:val="24"/>
            </w:rPr>
          </w:rPrChange>
        </w:rPr>
        <w:t>(1), 395–411. https://doi.org/10.32614/rj-2018-017</w:t>
      </w:r>
    </w:p>
    <w:p w14:paraId="786CDC2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es-ES"/>
          <w:rPrChange w:id="746" w:author="Björn Jörges" w:date="2020-05-03T19:21:00Z">
            <w:rPr>
              <w:rFonts w:ascii="Calibri" w:hAnsi="Calibri" w:cs="Calibri"/>
              <w:noProof/>
              <w:szCs w:val="24"/>
            </w:rPr>
          </w:rPrChange>
        </w:rPr>
        <w:t xml:space="preserve">Ceccarelli, F., La Scaleia, B., Russo, M., Cesqui, B., Gravano, S., Mezzetti, M., … </w:t>
      </w:r>
      <w:r w:rsidRPr="00FE16F2">
        <w:rPr>
          <w:rFonts w:ascii="Calibri" w:hAnsi="Calibri" w:cs="Calibri"/>
          <w:noProof/>
          <w:szCs w:val="24"/>
        </w:rPr>
        <w:t xml:space="preserve">Zago, M. (2018). Rolling motion along an incline: Visual sensitivity to the relation between acceleration and slope. </w:t>
      </w:r>
      <w:r w:rsidRPr="00FE16F2">
        <w:rPr>
          <w:rFonts w:ascii="Calibri" w:hAnsi="Calibri" w:cs="Calibri"/>
          <w:i/>
          <w:iCs/>
          <w:noProof/>
          <w:szCs w:val="24"/>
        </w:rPr>
        <w:t>Frontiers in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(JUN), 1–22. https://doi.org/10.3389/fnins.2018.00406</w:t>
      </w:r>
    </w:p>
    <w:p w14:paraId="0345C1A6" w14:textId="77777777"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de-DE"/>
          <w:rPrChange w:id="747" w:author="Björn Jörges" w:date="2020-05-03T19:21:00Z">
            <w:rPr>
              <w:rFonts w:ascii="Calibri" w:hAnsi="Calibri" w:cs="Calibri"/>
              <w:noProof/>
              <w:szCs w:val="24"/>
            </w:rPr>
          </w:rPrChange>
        </w:rPr>
      </w:pPr>
      <w:r w:rsidRPr="00FE16F2">
        <w:rPr>
          <w:rFonts w:ascii="Calibri" w:hAnsi="Calibri" w:cs="Calibri"/>
          <w:noProof/>
          <w:szCs w:val="24"/>
        </w:rPr>
        <w:t xml:space="preserve">de Graaf, B., Wertheim, A. H., &amp; Bles, W. (1991). The Aubert-Fleischl paradox does appear in visually induced self-motion. </w:t>
      </w:r>
      <w:r w:rsidRPr="00282148">
        <w:rPr>
          <w:rFonts w:ascii="Calibri" w:hAnsi="Calibri" w:cs="Calibri"/>
          <w:i/>
          <w:iCs/>
          <w:noProof/>
          <w:szCs w:val="24"/>
          <w:lang w:val="de-DE"/>
          <w:rPrChange w:id="748" w:author="Björn Jörges" w:date="2020-05-03T19:21:00Z">
            <w:rPr>
              <w:rFonts w:ascii="Calibri" w:hAnsi="Calibri" w:cs="Calibri"/>
              <w:i/>
              <w:iCs/>
              <w:noProof/>
              <w:szCs w:val="24"/>
            </w:rPr>
          </w:rPrChange>
        </w:rPr>
        <w:t>Vision Research</w:t>
      </w:r>
      <w:r w:rsidRPr="00282148">
        <w:rPr>
          <w:rFonts w:ascii="Calibri" w:hAnsi="Calibri" w:cs="Calibri"/>
          <w:noProof/>
          <w:szCs w:val="24"/>
          <w:lang w:val="de-DE"/>
          <w:rPrChange w:id="749" w:author="Björn Jörges" w:date="2020-05-03T19:21:00Z">
            <w:rPr>
              <w:rFonts w:ascii="Calibri" w:hAnsi="Calibri" w:cs="Calibri"/>
              <w:noProof/>
              <w:szCs w:val="24"/>
            </w:rPr>
          </w:rPrChange>
        </w:rPr>
        <w:t xml:space="preserve">, </w:t>
      </w:r>
      <w:r w:rsidRPr="00282148">
        <w:rPr>
          <w:rFonts w:ascii="Calibri" w:hAnsi="Calibri" w:cs="Calibri"/>
          <w:i/>
          <w:iCs/>
          <w:noProof/>
          <w:szCs w:val="24"/>
          <w:lang w:val="de-DE"/>
          <w:rPrChange w:id="750" w:author="Björn Jörges" w:date="2020-05-03T19:21:00Z">
            <w:rPr>
              <w:rFonts w:ascii="Calibri" w:hAnsi="Calibri" w:cs="Calibri"/>
              <w:i/>
              <w:iCs/>
              <w:noProof/>
              <w:szCs w:val="24"/>
            </w:rPr>
          </w:rPrChange>
        </w:rPr>
        <w:t>31</w:t>
      </w:r>
      <w:r w:rsidRPr="00282148">
        <w:rPr>
          <w:rFonts w:ascii="Calibri" w:hAnsi="Calibri" w:cs="Calibri"/>
          <w:noProof/>
          <w:szCs w:val="24"/>
          <w:lang w:val="de-DE"/>
          <w:rPrChange w:id="751" w:author="Björn Jörges" w:date="2020-05-03T19:21:00Z">
            <w:rPr>
              <w:rFonts w:ascii="Calibri" w:hAnsi="Calibri" w:cs="Calibri"/>
              <w:noProof/>
              <w:szCs w:val="24"/>
            </w:rPr>
          </w:rPrChange>
        </w:rPr>
        <w:t>(5), 845–849. https://doi.org/10.1016/0042-6989(91)90151-T</w:t>
      </w:r>
    </w:p>
    <w:p w14:paraId="2622A0E6" w14:textId="77777777"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de-DE"/>
          <w:rPrChange w:id="752" w:author="Björn Jörges" w:date="2020-05-03T19:21:00Z">
            <w:rPr>
              <w:rFonts w:ascii="Calibri" w:hAnsi="Calibri" w:cs="Calibri"/>
              <w:noProof/>
              <w:szCs w:val="24"/>
            </w:rPr>
          </w:rPrChange>
        </w:rPr>
      </w:pPr>
      <w:r w:rsidRPr="00282148">
        <w:rPr>
          <w:rFonts w:ascii="Calibri" w:hAnsi="Calibri" w:cs="Calibri"/>
          <w:noProof/>
          <w:szCs w:val="24"/>
          <w:lang w:val="de-DE"/>
          <w:rPrChange w:id="753" w:author="Björn Jörges" w:date="2020-05-03T19:21:00Z">
            <w:rPr>
              <w:rFonts w:ascii="Calibri" w:hAnsi="Calibri" w:cs="Calibri"/>
              <w:noProof/>
              <w:szCs w:val="24"/>
            </w:rPr>
          </w:rPrChange>
        </w:rPr>
        <w:t xml:space="preserve">Dichgans, J., Wist, E., Diener, H. C., &amp; Brandt, T. (1975). </w:t>
      </w:r>
      <w:r w:rsidRPr="00FE16F2">
        <w:rPr>
          <w:rFonts w:ascii="Calibri" w:hAnsi="Calibri" w:cs="Calibri"/>
          <w:noProof/>
          <w:szCs w:val="24"/>
        </w:rPr>
        <w:t xml:space="preserve">The Aubert-Fleischl phenomenon: A temporal frequency effect on perceived velocity in afferent motion perception. </w:t>
      </w:r>
      <w:r w:rsidRPr="00282148">
        <w:rPr>
          <w:rFonts w:ascii="Calibri" w:hAnsi="Calibri" w:cs="Calibri"/>
          <w:i/>
          <w:iCs/>
          <w:noProof/>
          <w:szCs w:val="24"/>
          <w:lang w:val="de-DE"/>
          <w:rPrChange w:id="754" w:author="Björn Jörges" w:date="2020-05-03T19:21:00Z">
            <w:rPr>
              <w:rFonts w:ascii="Calibri" w:hAnsi="Calibri" w:cs="Calibri"/>
              <w:i/>
              <w:iCs/>
              <w:noProof/>
              <w:szCs w:val="24"/>
            </w:rPr>
          </w:rPrChange>
        </w:rPr>
        <w:t>Experimental Brain Research</w:t>
      </w:r>
      <w:r w:rsidRPr="00282148">
        <w:rPr>
          <w:rFonts w:ascii="Calibri" w:hAnsi="Calibri" w:cs="Calibri"/>
          <w:noProof/>
          <w:szCs w:val="24"/>
          <w:lang w:val="de-DE"/>
          <w:rPrChange w:id="755" w:author="Björn Jörges" w:date="2020-05-03T19:21:00Z">
            <w:rPr>
              <w:rFonts w:ascii="Calibri" w:hAnsi="Calibri" w:cs="Calibri"/>
              <w:noProof/>
              <w:szCs w:val="24"/>
            </w:rPr>
          </w:rPrChange>
        </w:rPr>
        <w:t xml:space="preserve">, </w:t>
      </w:r>
      <w:r w:rsidRPr="00282148">
        <w:rPr>
          <w:rFonts w:ascii="Calibri" w:hAnsi="Calibri" w:cs="Calibri"/>
          <w:i/>
          <w:iCs/>
          <w:noProof/>
          <w:szCs w:val="24"/>
          <w:lang w:val="de-DE"/>
          <w:rPrChange w:id="756" w:author="Björn Jörges" w:date="2020-05-03T19:21:00Z">
            <w:rPr>
              <w:rFonts w:ascii="Calibri" w:hAnsi="Calibri" w:cs="Calibri"/>
              <w:i/>
              <w:iCs/>
              <w:noProof/>
              <w:szCs w:val="24"/>
            </w:rPr>
          </w:rPrChange>
        </w:rPr>
        <w:t>23</w:t>
      </w:r>
      <w:r w:rsidRPr="00282148">
        <w:rPr>
          <w:rFonts w:ascii="Calibri" w:hAnsi="Calibri" w:cs="Calibri"/>
          <w:noProof/>
          <w:szCs w:val="24"/>
          <w:lang w:val="de-DE"/>
          <w:rPrChange w:id="757" w:author="Björn Jörges" w:date="2020-05-03T19:21:00Z">
            <w:rPr>
              <w:rFonts w:ascii="Calibri" w:hAnsi="Calibri" w:cs="Calibri"/>
              <w:noProof/>
              <w:szCs w:val="24"/>
            </w:rPr>
          </w:rPrChange>
        </w:rPr>
        <w:t>(5), 529–533. https://doi.org/10.1007/BF00234920</w:t>
      </w:r>
    </w:p>
    <w:p w14:paraId="198355C0" w14:textId="77777777" w:rsidR="00FE16F2" w:rsidRPr="00282148" w:rsidRDefault="00FE16F2" w:rsidP="00FE16F2">
      <w:pPr>
        <w:widowControl w:val="0"/>
        <w:autoSpaceDE w:val="0"/>
        <w:autoSpaceDN w:val="0"/>
        <w:adjustRightInd w:val="0"/>
        <w:spacing w:line="480" w:lineRule="auto"/>
        <w:ind w:left="480" w:hanging="480"/>
        <w:rPr>
          <w:rFonts w:ascii="Calibri" w:hAnsi="Calibri" w:cs="Calibri"/>
          <w:noProof/>
          <w:szCs w:val="24"/>
          <w:lang w:val="de-DE"/>
          <w:rPrChange w:id="758" w:author="Björn Jörges" w:date="2020-05-03T19:21:00Z">
            <w:rPr>
              <w:rFonts w:ascii="Calibri" w:hAnsi="Calibri" w:cs="Calibri"/>
              <w:noProof/>
              <w:szCs w:val="24"/>
            </w:rPr>
          </w:rPrChange>
        </w:rPr>
      </w:pPr>
      <w:r w:rsidRPr="00282148">
        <w:rPr>
          <w:rFonts w:ascii="Calibri" w:hAnsi="Calibri" w:cs="Calibri"/>
          <w:noProof/>
          <w:szCs w:val="24"/>
          <w:lang w:val="de-DE"/>
          <w:rPrChange w:id="759" w:author="Björn Jörges" w:date="2020-05-03T19:21:00Z">
            <w:rPr>
              <w:rFonts w:ascii="Calibri" w:hAnsi="Calibri" w:cs="Calibri"/>
              <w:noProof/>
              <w:szCs w:val="24"/>
            </w:rPr>
          </w:rPrChange>
        </w:rPr>
        <w:t xml:space="preserve">Fleischl, V. (1882). Physiologisch-optische Notizen. </w:t>
      </w:r>
      <w:r w:rsidRPr="00282148">
        <w:rPr>
          <w:rFonts w:ascii="Calibri" w:hAnsi="Calibri" w:cs="Calibri"/>
          <w:i/>
          <w:iCs/>
          <w:noProof/>
          <w:szCs w:val="24"/>
          <w:lang w:val="de-DE"/>
          <w:rPrChange w:id="760" w:author="Björn Jörges" w:date="2020-05-03T19:21:00Z">
            <w:rPr>
              <w:rFonts w:ascii="Calibri" w:hAnsi="Calibri" w:cs="Calibri"/>
              <w:i/>
              <w:iCs/>
              <w:noProof/>
              <w:szCs w:val="24"/>
            </w:rPr>
          </w:rPrChange>
        </w:rPr>
        <w:t>Sitzungsberichte Der Akademie Der Wissenschaften Wien</w:t>
      </w:r>
      <w:r w:rsidRPr="00282148">
        <w:rPr>
          <w:rFonts w:ascii="Calibri" w:hAnsi="Calibri" w:cs="Calibri"/>
          <w:noProof/>
          <w:szCs w:val="24"/>
          <w:lang w:val="de-DE"/>
          <w:rPrChange w:id="761" w:author="Björn Jörges" w:date="2020-05-03T19:21:00Z">
            <w:rPr>
              <w:rFonts w:ascii="Calibri" w:hAnsi="Calibri" w:cs="Calibri"/>
              <w:noProof/>
              <w:szCs w:val="24"/>
            </w:rPr>
          </w:rPrChange>
        </w:rPr>
        <w:t>, (3), 7–25.</w:t>
      </w:r>
    </w:p>
    <w:p w14:paraId="5E7D681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Gibson, J. J. (1986). </w:t>
      </w:r>
      <w:r w:rsidRPr="00FE16F2">
        <w:rPr>
          <w:rFonts w:ascii="Calibri" w:hAnsi="Calibri" w:cs="Calibri"/>
          <w:i/>
          <w:iCs/>
          <w:noProof/>
          <w:szCs w:val="24"/>
        </w:rPr>
        <w:t>The Ecological Approach to Visual Perception</w:t>
      </w:r>
      <w:r w:rsidRPr="00FE16F2">
        <w:rPr>
          <w:rFonts w:ascii="Calibri" w:hAnsi="Calibri" w:cs="Calibri"/>
          <w:noProof/>
          <w:szCs w:val="24"/>
        </w:rPr>
        <w:t>. New York: Taylor &amp; Francis.</w:t>
      </w:r>
    </w:p>
    <w:p w14:paraId="0C0EFCD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Gold, J. I., &amp; Shadlen, M. N. (2007). </w:t>
      </w:r>
      <w:r w:rsidRPr="00FE16F2">
        <w:rPr>
          <w:rFonts w:ascii="Calibri" w:hAnsi="Calibri" w:cs="Calibri"/>
          <w:i/>
          <w:iCs/>
          <w:noProof/>
          <w:szCs w:val="24"/>
        </w:rPr>
        <w:t>The Neural Basis of Decision Making</w:t>
      </w:r>
      <w:r w:rsidRPr="00FE16F2">
        <w:rPr>
          <w:rFonts w:ascii="Calibri" w:hAnsi="Calibri" w:cs="Calibri"/>
          <w:noProof/>
          <w:szCs w:val="24"/>
        </w:rPr>
        <w:t>. https://doi.org/10.1146/annurev.neuro.29.051605.113038</w:t>
      </w:r>
    </w:p>
    <w:p w14:paraId="3605BC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es-ES"/>
          <w:rPrChange w:id="762" w:author="Björn Jörges" w:date="2020-05-03T19:21:00Z">
            <w:rPr>
              <w:rFonts w:ascii="Calibri" w:hAnsi="Calibri" w:cs="Calibri"/>
              <w:noProof/>
              <w:szCs w:val="24"/>
            </w:rPr>
          </w:rPrChange>
        </w:rPr>
        <w:t xml:space="preserve">Indovina, I., Maffei, V., Bosco, G., Zago, M., Macaluso, E., &amp; Lacquaniti, F. (2005). </w:t>
      </w:r>
      <w:r w:rsidRPr="00FE16F2">
        <w:rPr>
          <w:rFonts w:ascii="Calibri" w:hAnsi="Calibri" w:cs="Calibri"/>
          <w:noProof/>
          <w:szCs w:val="24"/>
        </w:rPr>
        <w:t xml:space="preserve">Representation of visual gravitational motion in the human vestibular cortex. </w:t>
      </w:r>
      <w:r w:rsidRPr="00FE16F2">
        <w:rPr>
          <w:rFonts w:ascii="Calibri" w:hAnsi="Calibri" w:cs="Calibri"/>
          <w:i/>
          <w:iCs/>
          <w:noProof/>
          <w:szCs w:val="24"/>
        </w:rPr>
        <w:t>Science (New York, N.Y.)</w:t>
      </w:r>
      <w:r w:rsidRPr="00FE16F2">
        <w:rPr>
          <w:rFonts w:ascii="Calibri" w:hAnsi="Calibri" w:cs="Calibri"/>
          <w:noProof/>
          <w:szCs w:val="24"/>
        </w:rPr>
        <w:t xml:space="preserve">, </w:t>
      </w:r>
      <w:r w:rsidRPr="00FE16F2">
        <w:rPr>
          <w:rFonts w:ascii="Calibri" w:hAnsi="Calibri" w:cs="Calibri"/>
          <w:i/>
          <w:iCs/>
          <w:noProof/>
          <w:szCs w:val="24"/>
        </w:rPr>
        <w:t>308</w:t>
      </w:r>
      <w:r w:rsidRPr="00FE16F2">
        <w:rPr>
          <w:rFonts w:ascii="Calibri" w:hAnsi="Calibri" w:cs="Calibri"/>
          <w:noProof/>
          <w:szCs w:val="24"/>
        </w:rPr>
        <w:t>(April), 416–419. https://doi.org/10.1126/science.1107961</w:t>
      </w:r>
    </w:p>
    <w:p w14:paraId="1511443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Jörges, B., &amp; López-Moliner, J. (2019). 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https://doi.org/10.1038/s41598-019-50512-6</w:t>
      </w:r>
    </w:p>
    <w:p w14:paraId="5273F15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Hagenfeld, L., &amp; López-Moliner, J. (2018). The use of visual cues in gravity judgements on parabolic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149</w:t>
      </w:r>
      <w:r w:rsidRPr="00FE16F2">
        <w:rPr>
          <w:rFonts w:ascii="Calibri" w:hAnsi="Calibri" w:cs="Calibri"/>
          <w:noProof/>
          <w:szCs w:val="24"/>
        </w:rPr>
        <w:t>, 47–58. https://doi.org/10.1016/J.VISRES.2018.06.002</w:t>
      </w:r>
    </w:p>
    <w:p w14:paraId="44FD6E6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(2017). Gravity as a Strong Prior: Implications for Perception and Action. </w:t>
      </w:r>
      <w:r w:rsidRPr="00FE16F2">
        <w:rPr>
          <w:rFonts w:ascii="Calibri" w:hAnsi="Calibri" w:cs="Calibri"/>
          <w:i/>
          <w:iCs/>
          <w:noProof/>
          <w:szCs w:val="24"/>
        </w:rPr>
        <w:t>Frontiers in Human Neuroscience</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(203). https://doi.org/10.3389/fnhum.2017.00203</w:t>
      </w:r>
    </w:p>
    <w:p w14:paraId="4980D47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(2019). 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1–13. https://doi.org/10.1038/s41598-019-50512-6</w:t>
      </w:r>
    </w:p>
    <w:p w14:paraId="6E6470E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Kaiser, M. K. (1990). Angular velocity discrimination. </w:t>
      </w:r>
      <w:r w:rsidRPr="00FE16F2">
        <w:rPr>
          <w:rFonts w:ascii="Calibri" w:hAnsi="Calibri" w:cs="Calibri"/>
          <w:i/>
          <w:iCs/>
          <w:noProof/>
          <w:szCs w:val="24"/>
        </w:rPr>
        <w:t>Perception &amp; Psychophysics</w:t>
      </w:r>
      <w:r w:rsidRPr="00FE16F2">
        <w:rPr>
          <w:rFonts w:ascii="Calibri" w:hAnsi="Calibri" w:cs="Calibri"/>
          <w:noProof/>
          <w:szCs w:val="24"/>
        </w:rPr>
        <w:t xml:space="preserve">, </w:t>
      </w:r>
      <w:r w:rsidRPr="00FE16F2">
        <w:rPr>
          <w:rFonts w:ascii="Calibri" w:hAnsi="Calibri" w:cs="Calibri"/>
          <w:i/>
          <w:iCs/>
          <w:noProof/>
          <w:szCs w:val="24"/>
        </w:rPr>
        <w:t>47</w:t>
      </w:r>
      <w:r w:rsidRPr="00FE16F2">
        <w:rPr>
          <w:rFonts w:ascii="Calibri" w:hAnsi="Calibri" w:cs="Calibri"/>
          <w:noProof/>
          <w:szCs w:val="24"/>
        </w:rPr>
        <w:t>(2), 149–156. https://doi.org/10.3758/BF03205979</w:t>
      </w:r>
    </w:p>
    <w:p w14:paraId="1E4D838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La Scaleia, B., Zago, M., &amp; Lacquaniti, F. (2015). Hand interception of occluded motion in humans: A test of model-based versus on-line control.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114</w:t>
      </w:r>
      <w:r w:rsidRPr="00FE16F2">
        <w:rPr>
          <w:rFonts w:ascii="Calibri" w:hAnsi="Calibri" w:cs="Calibri"/>
          <w:noProof/>
          <w:szCs w:val="24"/>
        </w:rPr>
        <w:t>, 1577–1592. https://doi.org/10.1152/jn.00475.2015</w:t>
      </w:r>
    </w:p>
    <w:p w14:paraId="1EBA96F3"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La Scaleia, B., Zago, M., Moscatelli, A., Lacquaniti, F., &amp; Viviani, P. (2014). Implied dynamics biases the visual perception of velocity. </w:t>
      </w:r>
      <w:r w:rsidRPr="00FE16F2">
        <w:rPr>
          <w:rFonts w:ascii="Calibri" w:hAnsi="Calibri" w:cs="Calibri"/>
          <w:i/>
          <w:iCs/>
          <w:noProof/>
          <w:szCs w:val="24"/>
        </w:rPr>
        <w:t>PLoS ONE</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(3). https://doi.org/10.1371/journal.pone.0093020</w:t>
      </w:r>
    </w:p>
    <w:p w14:paraId="773DACC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es-ES"/>
          <w:rPrChange w:id="763" w:author="Björn Jörges" w:date="2020-05-03T19:21:00Z">
            <w:rPr>
              <w:rFonts w:ascii="Calibri" w:hAnsi="Calibri" w:cs="Calibri"/>
              <w:noProof/>
              <w:szCs w:val="24"/>
            </w:rPr>
          </w:rPrChange>
        </w:rPr>
        <w:t xml:space="preserve">Maffei, V., Indovina, I., Macaluso, E., Ivanenko, Y. P., Orban, G. A., &amp; Lacquaniti, F. (2015). </w:t>
      </w:r>
      <w:r w:rsidRPr="00FE16F2">
        <w:rPr>
          <w:rFonts w:ascii="Calibri" w:hAnsi="Calibri" w:cs="Calibri"/>
          <w:noProof/>
          <w:szCs w:val="24"/>
        </w:rPr>
        <w:t xml:space="preserve">Visual gravity cues in the interpretation of biological movements: Neural correlates in humans. </w:t>
      </w:r>
      <w:r w:rsidRPr="00FE16F2">
        <w:rPr>
          <w:rFonts w:ascii="Calibri" w:hAnsi="Calibri" w:cs="Calibri"/>
          <w:i/>
          <w:iCs/>
          <w:noProof/>
          <w:szCs w:val="24"/>
        </w:rPr>
        <w:t>NeuroImage</w:t>
      </w:r>
      <w:r w:rsidRPr="00FE16F2">
        <w:rPr>
          <w:rFonts w:ascii="Calibri" w:hAnsi="Calibri" w:cs="Calibri"/>
          <w:noProof/>
          <w:szCs w:val="24"/>
        </w:rPr>
        <w:t xml:space="preserve">, </w:t>
      </w:r>
      <w:r w:rsidRPr="00FE16F2">
        <w:rPr>
          <w:rFonts w:ascii="Calibri" w:hAnsi="Calibri" w:cs="Calibri"/>
          <w:i/>
          <w:iCs/>
          <w:noProof/>
          <w:szCs w:val="24"/>
        </w:rPr>
        <w:t>104</w:t>
      </w:r>
      <w:r w:rsidRPr="00FE16F2">
        <w:rPr>
          <w:rFonts w:ascii="Calibri" w:hAnsi="Calibri" w:cs="Calibri"/>
          <w:noProof/>
          <w:szCs w:val="24"/>
        </w:rPr>
        <w:t>(October 2014), 221–230. https://doi.org/10.1016/j.neuroimage.2014.10.006</w:t>
      </w:r>
    </w:p>
    <w:p w14:paraId="14198F6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Marr, D. (1982). A computational investigation into the human representation and processing of visual information.pdf. </w:t>
      </w:r>
      <w:r w:rsidRPr="00FE16F2">
        <w:rPr>
          <w:rFonts w:ascii="Calibri" w:hAnsi="Calibri" w:cs="Calibri"/>
          <w:i/>
          <w:iCs/>
          <w:noProof/>
          <w:szCs w:val="24"/>
        </w:rPr>
        <w:t xml:space="preserve">Vision: A Computational Investigation into the Human Representation and </w:t>
      </w:r>
      <w:r w:rsidRPr="00FE16F2">
        <w:rPr>
          <w:rFonts w:ascii="Calibri" w:hAnsi="Calibri" w:cs="Calibri"/>
          <w:i/>
          <w:iCs/>
          <w:noProof/>
          <w:szCs w:val="24"/>
        </w:rPr>
        <w:lastRenderedPageBreak/>
        <w:t>Processing of Visual Information</w:t>
      </w:r>
      <w:r w:rsidRPr="00FE16F2">
        <w:rPr>
          <w:rFonts w:ascii="Calibri" w:hAnsi="Calibri" w:cs="Calibri"/>
          <w:noProof/>
          <w:szCs w:val="24"/>
        </w:rPr>
        <w:t>.</w:t>
      </w:r>
    </w:p>
    <w:p w14:paraId="33A039AA"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 Zago, M., &amp; Berthoz, A. (2001). Does the Brain Model Newton’s Laws. </w:t>
      </w:r>
      <w:r w:rsidRPr="00FE16F2">
        <w:rPr>
          <w:rFonts w:ascii="Calibri" w:hAnsi="Calibri" w:cs="Calibri"/>
          <w:i/>
          <w:iCs/>
          <w:noProof/>
          <w:szCs w:val="24"/>
        </w:rPr>
        <w:t>Nature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(17), 109–110. https://doi.org/10.1097/00001756-200112040-00004</w:t>
      </w:r>
    </w:p>
    <w:p w14:paraId="24D10C4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Joseph, Zago, M., Berthoz, A., &amp; Lacquaniti, F. (2003). The Brain as a Predictor: On Catching Flying Balls in Zero-G. In J. C. Buckey &amp; J. L. Homick (Eds.), </w:t>
      </w:r>
      <w:r w:rsidRPr="00FE16F2">
        <w:rPr>
          <w:rFonts w:ascii="Calibri" w:hAnsi="Calibri" w:cs="Calibri"/>
          <w:i/>
          <w:iCs/>
          <w:noProof/>
          <w:szCs w:val="24"/>
        </w:rPr>
        <w:t>The Neurolab Spacelab Mission: Neuroscience Research in Space</w:t>
      </w:r>
      <w:r w:rsidRPr="00FE16F2">
        <w:rPr>
          <w:rFonts w:ascii="Calibri" w:hAnsi="Calibri" w:cs="Calibri"/>
          <w:noProof/>
          <w:szCs w:val="24"/>
        </w:rPr>
        <w:t xml:space="preserve"> (pp. 55–61). National Aeronautics and Space Administration, Lyndon B. Johnson Space Center.</w:t>
      </w:r>
    </w:p>
    <w:p w14:paraId="02D080E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McKee, S. P. (1981). A local mechanism for differential velocity detection.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21</w:t>
      </w:r>
      <w:r w:rsidRPr="00FE16F2">
        <w:rPr>
          <w:rFonts w:ascii="Calibri" w:hAnsi="Calibri" w:cs="Calibri"/>
          <w:noProof/>
          <w:szCs w:val="24"/>
        </w:rPr>
        <w:t>(4), 491–500. https://doi.org/10.1016/0042-6989(81)90095-X</w:t>
      </w:r>
    </w:p>
    <w:p w14:paraId="13EE86A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FE16F2">
        <w:rPr>
          <w:rFonts w:ascii="Calibri" w:hAnsi="Calibri" w:cs="Calibri"/>
          <w:i/>
          <w:iCs/>
          <w:noProof/>
          <w:szCs w:val="24"/>
        </w:rPr>
        <w:t>Experimental Brain Research</w:t>
      </w:r>
      <w:r w:rsidRPr="00FE16F2">
        <w:rPr>
          <w:rFonts w:ascii="Calibri" w:hAnsi="Calibri" w:cs="Calibri"/>
          <w:noProof/>
          <w:szCs w:val="24"/>
        </w:rPr>
        <w:t xml:space="preserve">, </w:t>
      </w:r>
      <w:r w:rsidRPr="00FE16F2">
        <w:rPr>
          <w:rFonts w:ascii="Calibri" w:hAnsi="Calibri" w:cs="Calibri"/>
          <w:i/>
          <w:iCs/>
          <w:noProof/>
          <w:szCs w:val="24"/>
        </w:rPr>
        <w:t>232</w:t>
      </w:r>
      <w:r w:rsidRPr="00FE16F2">
        <w:rPr>
          <w:rFonts w:ascii="Calibri" w:hAnsi="Calibri" w:cs="Calibri"/>
          <w:noProof/>
          <w:szCs w:val="24"/>
        </w:rPr>
        <w:t>(12), 3803–3811. https://doi.org/10.1007/s00221-014-4050-6</w:t>
      </w:r>
    </w:p>
    <w:p w14:paraId="40B048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Moscatelli, A., &amp; Lacquaniti, F. (2011). The weight of time: Gravitational force enhances discrimination of visual motion duration.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(4), 1–17. https://doi.org/10.1167/11.4.1</w:t>
      </w:r>
    </w:p>
    <w:p w14:paraId="45DB32B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Nanay, B. (2014). The Representationalism versus Relationalism Debate: Explanatory Contextualism about Perception. </w:t>
      </w:r>
      <w:r w:rsidRPr="00FE16F2">
        <w:rPr>
          <w:rFonts w:ascii="Calibri" w:hAnsi="Calibri" w:cs="Calibri"/>
          <w:i/>
          <w:iCs/>
          <w:noProof/>
          <w:szCs w:val="24"/>
        </w:rPr>
        <w:t>European Journal of Philosophy</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(2), 321–336. https://doi.org/10.1111/ejop.12085</w:t>
      </w:r>
    </w:p>
    <w:p w14:paraId="05348D5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Nelder, J. A., &amp; Mead, R. (1965). A Simplex Method for Function Minimization. </w:t>
      </w:r>
      <w:r w:rsidRPr="00FE16F2">
        <w:rPr>
          <w:rFonts w:ascii="Calibri" w:hAnsi="Calibri" w:cs="Calibri"/>
          <w:i/>
          <w:iCs/>
          <w:noProof/>
          <w:szCs w:val="24"/>
        </w:rPr>
        <w:t>The Computer Journal</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(4), 308–313. https://doi.org/10.1093/comjnl/7.4.308</w:t>
      </w:r>
    </w:p>
    <w:p w14:paraId="4C1FF3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Norman, J. F., Todd, J. T., Perotti, V. J., &amp; Tittle, J. S. (1996). The Visual Perception of Three-Dimensional Length.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22</w:t>
      </w:r>
      <w:r w:rsidRPr="00FE16F2">
        <w:rPr>
          <w:rFonts w:ascii="Calibri" w:hAnsi="Calibri" w:cs="Calibri"/>
          <w:noProof/>
          <w:szCs w:val="24"/>
        </w:rPr>
        <w:t>(1), 173–186. https://doi.org/10.1037/0096-1523.22.1.173</w:t>
      </w:r>
    </w:p>
    <w:p w14:paraId="00C160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R Core Team. (2017). </w:t>
      </w:r>
      <w:r w:rsidRPr="00FE16F2">
        <w:rPr>
          <w:rFonts w:ascii="Calibri" w:hAnsi="Calibri" w:cs="Calibri"/>
          <w:i/>
          <w:iCs/>
          <w:noProof/>
          <w:szCs w:val="24"/>
        </w:rPr>
        <w:t>A Language and Environment for Statistical Computing. R Foundation for Statistical Computing,</w:t>
      </w:r>
      <w:r w:rsidRPr="00FE16F2">
        <w:rPr>
          <w:rFonts w:ascii="Calibri" w:hAnsi="Calibri" w:cs="Calibri"/>
          <w:noProof/>
          <w:szCs w:val="24"/>
        </w:rPr>
        <w:t>. Retrieved from http://www.r-project.org/.</w:t>
      </w:r>
    </w:p>
    <w:p w14:paraId="159D870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de-DE"/>
          <w:rPrChange w:id="764" w:author="Björn Jörges" w:date="2020-05-03T19:21:00Z">
            <w:rPr>
              <w:rFonts w:ascii="Calibri" w:hAnsi="Calibri" w:cs="Calibri"/>
              <w:noProof/>
              <w:szCs w:val="24"/>
            </w:rPr>
          </w:rPrChange>
        </w:rPr>
        <w:t xml:space="preserve">Schneidman, E., Bialek, W., &amp; Ii, M. J. B. (2003). </w:t>
      </w:r>
      <w:r w:rsidRPr="00FE16F2">
        <w:rPr>
          <w:rFonts w:ascii="Calibri" w:hAnsi="Calibri" w:cs="Calibri"/>
          <w:i/>
          <w:iCs/>
          <w:noProof/>
          <w:szCs w:val="24"/>
        </w:rPr>
        <w:t>Synergy , Redundancy , and Independence in Population Codes</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(37), 11539–11553.</w:t>
      </w:r>
    </w:p>
    <w:p w14:paraId="5751BEF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Schoups, A. A., Vogels, R., &amp; Orban, G. A. (1995). Human perceptual learning in identifying the oblique orientation: retinotopy, orientation specificity and monocularity. </w:t>
      </w:r>
      <w:r w:rsidRPr="00FE16F2">
        <w:rPr>
          <w:rFonts w:ascii="Calibri" w:hAnsi="Calibri" w:cs="Calibri"/>
          <w:i/>
          <w:iCs/>
          <w:noProof/>
          <w:szCs w:val="24"/>
        </w:rPr>
        <w:t>The Journal of Physiology</w:t>
      </w:r>
      <w:r w:rsidRPr="00FE16F2">
        <w:rPr>
          <w:rFonts w:ascii="Calibri" w:hAnsi="Calibri" w:cs="Calibri"/>
          <w:noProof/>
          <w:szCs w:val="24"/>
        </w:rPr>
        <w:t xml:space="preserve">, </w:t>
      </w:r>
      <w:r w:rsidRPr="00FE16F2">
        <w:rPr>
          <w:rFonts w:ascii="Calibri" w:hAnsi="Calibri" w:cs="Calibri"/>
          <w:i/>
          <w:iCs/>
          <w:noProof/>
          <w:szCs w:val="24"/>
        </w:rPr>
        <w:t>483</w:t>
      </w:r>
      <w:r w:rsidRPr="00FE16F2">
        <w:rPr>
          <w:rFonts w:ascii="Calibri" w:hAnsi="Calibri" w:cs="Calibri"/>
          <w:noProof/>
          <w:szCs w:val="24"/>
        </w:rPr>
        <w:t>(3), 797–810. https://doi.org/10.1113/jphysiol.1995.sp020623</w:t>
      </w:r>
    </w:p>
    <w:p w14:paraId="761790C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FE16F2">
        <w:rPr>
          <w:rFonts w:ascii="Calibri" w:hAnsi="Calibri" w:cs="Calibri"/>
          <w:i/>
          <w:iCs/>
          <w:noProof/>
          <w:szCs w:val="24"/>
        </w:rPr>
        <w:t>Journal of Neuroscience</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(6), 1969–1973. https://doi.org/10.1523/JNEUROSCI.3886-11.2012</w:t>
      </w:r>
    </w:p>
    <w:p w14:paraId="011B489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Spering, M., &amp; Montagnini, A. (2011). Do we track what we see? Common versus independent processing for motion perception and smooth pursuit eye movements: A review.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51</w:t>
      </w:r>
      <w:r w:rsidRPr="00FE16F2">
        <w:rPr>
          <w:rFonts w:ascii="Calibri" w:hAnsi="Calibri" w:cs="Calibri"/>
          <w:noProof/>
          <w:szCs w:val="24"/>
        </w:rPr>
        <w:t>(8), 836–852. https://doi.org/10.1016/j.visres.2010.10.017</w:t>
      </w:r>
    </w:p>
    <w:p w14:paraId="0EBC983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Stan Development Team. (2016). </w:t>
      </w:r>
      <w:r w:rsidRPr="00FE16F2">
        <w:rPr>
          <w:rFonts w:ascii="Calibri" w:hAnsi="Calibri" w:cs="Calibri"/>
          <w:i/>
          <w:iCs/>
          <w:noProof/>
          <w:szCs w:val="24"/>
        </w:rPr>
        <w:t>Stan: the R interface to Stan. R package version 2.14.1</w:t>
      </w:r>
      <w:r w:rsidRPr="00FE16F2">
        <w:rPr>
          <w:rFonts w:ascii="Calibri" w:hAnsi="Calibri" w:cs="Calibri"/>
          <w:noProof/>
          <w:szCs w:val="24"/>
        </w:rPr>
        <w:t>. 1–23. Retrieved from http://mc-stan.org</w:t>
      </w:r>
    </w:p>
    <w:p w14:paraId="7427EA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282148">
        <w:rPr>
          <w:rFonts w:ascii="Calibri" w:hAnsi="Calibri" w:cs="Calibri"/>
          <w:noProof/>
          <w:szCs w:val="24"/>
          <w:lang w:val="de-DE"/>
          <w:rPrChange w:id="765" w:author="Björn Jörges" w:date="2020-05-03T19:21:00Z">
            <w:rPr>
              <w:rFonts w:ascii="Calibri" w:hAnsi="Calibri" w:cs="Calibri"/>
              <w:noProof/>
              <w:szCs w:val="24"/>
            </w:rPr>
          </w:rPrChange>
        </w:rPr>
        <w:t xml:space="preserve">Werkhoven, P., Snippe, H. P., &amp; Alexander, T. (1992). </w:t>
      </w:r>
      <w:r w:rsidRPr="00FE16F2">
        <w:rPr>
          <w:rFonts w:ascii="Calibri" w:hAnsi="Calibri" w:cs="Calibri"/>
          <w:noProof/>
          <w:szCs w:val="24"/>
        </w:rPr>
        <w:t xml:space="preserve">Visual processing of optic acceleration.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(12), 2313–2329. https://doi.org/10.1016/0042-6989(92)90095-Z</w:t>
      </w:r>
    </w:p>
    <w:p w14:paraId="3A59D7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Wertheim, A. H., &amp; Van Gelder, P. (1990). An acceleration illusion caused by underestimation of stimulus velocity during pursuit eye movements: Aubert-Fleischl revisited. </w:t>
      </w:r>
      <w:r w:rsidRPr="00FE16F2">
        <w:rPr>
          <w:rFonts w:ascii="Calibri" w:hAnsi="Calibri" w:cs="Calibri"/>
          <w:i/>
          <w:iCs/>
          <w:noProof/>
          <w:szCs w:val="24"/>
        </w:rPr>
        <w:t>Perception</w:t>
      </w:r>
      <w:r w:rsidRPr="00FE16F2">
        <w:rPr>
          <w:rFonts w:ascii="Calibri" w:hAnsi="Calibri" w:cs="Calibri"/>
          <w:noProof/>
          <w:szCs w:val="24"/>
        </w:rPr>
        <w:t xml:space="preserve">, </w:t>
      </w:r>
      <w:r w:rsidRPr="00FE16F2">
        <w:rPr>
          <w:rFonts w:ascii="Calibri" w:hAnsi="Calibri" w:cs="Calibri"/>
          <w:i/>
          <w:iCs/>
          <w:noProof/>
          <w:szCs w:val="24"/>
        </w:rPr>
        <w:t>19</w:t>
      </w:r>
      <w:r w:rsidRPr="00FE16F2">
        <w:rPr>
          <w:rFonts w:ascii="Calibri" w:hAnsi="Calibri" w:cs="Calibri"/>
          <w:noProof/>
          <w:szCs w:val="24"/>
        </w:rPr>
        <w:t>(4), 471–482. https://doi.org/10.1068/p190471</w:t>
      </w:r>
    </w:p>
    <w:p w14:paraId="23AAD8F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FE16F2">
        <w:rPr>
          <w:rFonts w:ascii="Calibri" w:hAnsi="Calibri" w:cs="Calibri"/>
          <w:i/>
          <w:iCs/>
          <w:noProof/>
          <w:szCs w:val="24"/>
        </w:rPr>
        <w:lastRenderedPageBreak/>
        <w:t>Journal of Neurophysiology</w:t>
      </w:r>
      <w:r w:rsidRPr="00FE16F2">
        <w:rPr>
          <w:rFonts w:ascii="Calibri" w:hAnsi="Calibri" w:cs="Calibri"/>
          <w:noProof/>
          <w:szCs w:val="24"/>
        </w:rPr>
        <w:t xml:space="preserve">, </w:t>
      </w:r>
      <w:r w:rsidRPr="00FE16F2">
        <w:rPr>
          <w:rFonts w:ascii="Calibri" w:hAnsi="Calibri" w:cs="Calibri"/>
          <w:i/>
          <w:iCs/>
          <w:noProof/>
          <w:szCs w:val="24"/>
        </w:rPr>
        <w:t>91</w:t>
      </w:r>
      <w:r w:rsidRPr="00FE16F2">
        <w:rPr>
          <w:rFonts w:ascii="Calibri" w:hAnsi="Calibri" w:cs="Calibri"/>
          <w:noProof/>
          <w:szCs w:val="24"/>
        </w:rPr>
        <w:t>(4), 1620–1634. https://doi.org/10.1152/jn.00862.2003</w:t>
      </w:r>
    </w:p>
    <w:p w14:paraId="6C51C66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93</w:t>
      </w:r>
      <w:r w:rsidRPr="00FE16F2">
        <w:rPr>
          <w:rFonts w:ascii="Calibri" w:hAnsi="Calibri" w:cs="Calibri"/>
          <w:noProof/>
          <w:szCs w:val="24"/>
        </w:rPr>
        <w:t>(2), 1055–1068. https://doi.org/10.1152/jn.00833.2004</w:t>
      </w:r>
    </w:p>
    <w:p w14:paraId="18346ADB"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La Scaleia, B., Miller, W. L., &amp; Lacquaniti, F. (2011). Coherence of structural visual cues and pictorial gravity paves the way for interceptive actions.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(10), 1–10. https://doi.org/10.1167/11.10.13.Introduction</w:t>
      </w:r>
    </w:p>
    <w:p w14:paraId="2DF411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&amp; Lacquaniti, F. (2005a). Cognitive, perceptual and action-oriented representations of falling objects. </w:t>
      </w:r>
      <w:r w:rsidRPr="00FE16F2">
        <w:rPr>
          <w:rFonts w:ascii="Calibri" w:hAnsi="Calibri" w:cs="Calibri"/>
          <w:i/>
          <w:iCs/>
          <w:noProof/>
          <w:szCs w:val="24"/>
        </w:rPr>
        <w:t>Neuropsychologia</w:t>
      </w:r>
      <w:r w:rsidRPr="00FE16F2">
        <w:rPr>
          <w:rFonts w:ascii="Calibri" w:hAnsi="Calibri" w:cs="Calibri"/>
          <w:noProof/>
          <w:szCs w:val="24"/>
        </w:rPr>
        <w:t xml:space="preserve">, </w:t>
      </w:r>
      <w:r w:rsidRPr="00FE16F2">
        <w:rPr>
          <w:rFonts w:ascii="Calibri" w:hAnsi="Calibri" w:cs="Calibri"/>
          <w:i/>
          <w:iCs/>
          <w:noProof/>
          <w:szCs w:val="24"/>
        </w:rPr>
        <w:t>43</w:t>
      </w:r>
      <w:r w:rsidRPr="00FE16F2">
        <w:rPr>
          <w:rFonts w:ascii="Calibri" w:hAnsi="Calibri" w:cs="Calibri"/>
          <w:noProof/>
          <w:szCs w:val="24"/>
        </w:rPr>
        <w:t>(2 SPEC. ISS.), 178–188. https://doi.org/10.1016/j.neuropsychologia.2004.11.005</w:t>
      </w:r>
    </w:p>
    <w:p w14:paraId="075123D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&amp; Lacquaniti, F. (2005b). Internal Model of Gravity for Hand Interception: Parametric Adaptation to Zero-Gravity Visual Targets on Earth.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94</w:t>
      </w:r>
      <w:r w:rsidRPr="00FE16F2">
        <w:rPr>
          <w:rFonts w:ascii="Calibri" w:hAnsi="Calibri" w:cs="Calibri"/>
          <w:noProof/>
          <w:szCs w:val="24"/>
        </w:rPr>
        <w:t>(2), 1346–1357. https://doi.org/10.1152/jn.00215.2005</w:t>
      </w:r>
    </w:p>
    <w:p w14:paraId="4ED8A0A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rPr>
      </w:pPr>
      <w:r w:rsidRPr="00FE16F2">
        <w:rPr>
          <w:rFonts w:ascii="Calibri" w:hAnsi="Calibri" w:cs="Calibri"/>
          <w:noProof/>
          <w:szCs w:val="24"/>
        </w:rPr>
        <w:t xml:space="preserve">Zago, M., McIntyre, J., Senot, P., &amp; Lacquaniti, F. (2008). Internal models and prediction of visual gravitational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48</w:t>
      </w:r>
      <w:r w:rsidRPr="00FE16F2">
        <w:rPr>
          <w:rFonts w:ascii="Calibri" w:hAnsi="Calibri" w:cs="Calibri"/>
          <w:noProof/>
          <w:szCs w:val="24"/>
        </w:rPr>
        <w:t>(14), 1532–1538. https://doi.org/10.1016/j.visres.2008.04.005</w:t>
      </w:r>
    </w:p>
    <w:p w14:paraId="65F45E85" w14:textId="467BAB3D" w:rsidR="00E32BF5" w:rsidRDefault="00FE16F2" w:rsidP="00BE7928">
      <w:pPr>
        <w:spacing w:line="480" w:lineRule="auto"/>
        <w:rPr>
          <w:lang w:val="es-ES"/>
        </w:rPr>
      </w:pPr>
      <w:r>
        <w:rPr>
          <w:lang w:val="es-ES"/>
        </w:rPr>
        <w:fldChar w:fldCharType="end"/>
      </w:r>
    </w:p>
    <w:p w14:paraId="41B7472E" w14:textId="77777777" w:rsidR="009D0F04" w:rsidRPr="00D01B6F" w:rsidRDefault="009D0F04" w:rsidP="00BE7928">
      <w:pPr>
        <w:spacing w:line="480" w:lineRule="auto"/>
        <w:rPr>
          <w:lang w:val="es-ES"/>
        </w:rPr>
      </w:pPr>
    </w:p>
    <w:sectPr w:rsidR="009D0F04" w:rsidRPr="00D01B6F">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9" w:author="Björn Jörges" w:date="2020-04-17T21:31:00Z" w:initials="BJ">
    <w:p w14:paraId="52CFC405" w14:textId="2AEBD556" w:rsidR="000A5C20" w:rsidRDefault="000A5C20">
      <w:pPr>
        <w:pStyle w:val="CommentText"/>
      </w:pPr>
      <w:r>
        <w:rPr>
          <w:rStyle w:val="CommentReference"/>
        </w:rPr>
        <w:annotationRef/>
      </w:r>
      <w:r>
        <w:t>We adjusted this table to reflect the changes in dependent variable (ratio instead of absolute error) and outlier analysis</w:t>
      </w:r>
    </w:p>
  </w:comment>
  <w:comment w:id="626" w:author="Björn Jörges" w:date="2020-04-19T00:15:00Z" w:initials="BJ">
    <w:p w14:paraId="0DDDDA74" w14:textId="77777777" w:rsidR="00FE16F2" w:rsidRDefault="00FE16F2" w:rsidP="00FE16F2">
      <w:pPr>
        <w:pStyle w:val="CommentText"/>
      </w:pPr>
      <w:r>
        <w:rPr>
          <w:rStyle w:val="CommentReference"/>
        </w:rPr>
        <w:annotationRef/>
      </w:r>
      <w:r>
        <w:rPr>
          <w:rStyle w:val="CommentReference"/>
        </w:rPr>
        <w:annotationRef/>
      </w:r>
      <w:r>
        <w:rPr>
          <w:rStyle w:val="CommentReference"/>
        </w:rPr>
        <w:t>Adjusted the values after running simulations again with new outlier analysis</w:t>
      </w:r>
    </w:p>
    <w:p w14:paraId="303581A1" w14:textId="13124658" w:rsidR="00FE16F2" w:rsidRDefault="00FE16F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FC405" w15:done="0"/>
  <w15:commentEx w15:paraId="30358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FC405" w16cid:durableId="22449E97"/>
  <w16cid:commentId w16cid:paraId="303581A1" w16cid:durableId="224616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DF723" w14:textId="77777777" w:rsidR="001E6CE7" w:rsidRDefault="001E6CE7" w:rsidP="00605540">
      <w:pPr>
        <w:spacing w:after="0" w:line="240" w:lineRule="auto"/>
      </w:pPr>
      <w:r>
        <w:separator/>
      </w:r>
    </w:p>
  </w:endnote>
  <w:endnote w:type="continuationSeparator" w:id="0">
    <w:p w14:paraId="3966546F" w14:textId="77777777" w:rsidR="001E6CE7" w:rsidRDefault="001E6CE7"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0A5C20" w:rsidRDefault="000A5C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0A5C20" w:rsidRDefault="000A5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35D89" w14:textId="77777777" w:rsidR="001E6CE7" w:rsidRDefault="001E6CE7" w:rsidP="00605540">
      <w:pPr>
        <w:spacing w:after="0" w:line="240" w:lineRule="auto"/>
      </w:pPr>
      <w:r>
        <w:separator/>
      </w:r>
    </w:p>
  </w:footnote>
  <w:footnote w:type="continuationSeparator" w:id="0">
    <w:p w14:paraId="1D137035" w14:textId="77777777" w:rsidR="001E6CE7" w:rsidRDefault="001E6CE7"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1E41"/>
    <w:rsid w:val="00006956"/>
    <w:rsid w:val="00010AD7"/>
    <w:rsid w:val="00015257"/>
    <w:rsid w:val="0002646B"/>
    <w:rsid w:val="00036B8B"/>
    <w:rsid w:val="00041577"/>
    <w:rsid w:val="00045302"/>
    <w:rsid w:val="00054679"/>
    <w:rsid w:val="00064760"/>
    <w:rsid w:val="00066ACE"/>
    <w:rsid w:val="00080B7F"/>
    <w:rsid w:val="00087BBF"/>
    <w:rsid w:val="00090B49"/>
    <w:rsid w:val="00094829"/>
    <w:rsid w:val="00096C14"/>
    <w:rsid w:val="000A198D"/>
    <w:rsid w:val="000A5B70"/>
    <w:rsid w:val="000A5C20"/>
    <w:rsid w:val="000B263C"/>
    <w:rsid w:val="000C63D1"/>
    <w:rsid w:val="000E5032"/>
    <w:rsid w:val="000E612A"/>
    <w:rsid w:val="000F7858"/>
    <w:rsid w:val="001063C4"/>
    <w:rsid w:val="00111D96"/>
    <w:rsid w:val="00112346"/>
    <w:rsid w:val="001176A9"/>
    <w:rsid w:val="00121569"/>
    <w:rsid w:val="00130202"/>
    <w:rsid w:val="00131100"/>
    <w:rsid w:val="00153916"/>
    <w:rsid w:val="0016268C"/>
    <w:rsid w:val="00166D57"/>
    <w:rsid w:val="00172469"/>
    <w:rsid w:val="00177A30"/>
    <w:rsid w:val="00184781"/>
    <w:rsid w:val="001876A9"/>
    <w:rsid w:val="00187C34"/>
    <w:rsid w:val="001906EB"/>
    <w:rsid w:val="001908AE"/>
    <w:rsid w:val="001940CF"/>
    <w:rsid w:val="001977EA"/>
    <w:rsid w:val="001A2453"/>
    <w:rsid w:val="001A57F8"/>
    <w:rsid w:val="001B0843"/>
    <w:rsid w:val="001B621A"/>
    <w:rsid w:val="001C29B3"/>
    <w:rsid w:val="001C3968"/>
    <w:rsid w:val="001D4CE3"/>
    <w:rsid w:val="001E204F"/>
    <w:rsid w:val="001E245D"/>
    <w:rsid w:val="001E2CFE"/>
    <w:rsid w:val="001E6CE7"/>
    <w:rsid w:val="001F2F0B"/>
    <w:rsid w:val="00210C53"/>
    <w:rsid w:val="002175DD"/>
    <w:rsid w:val="00230834"/>
    <w:rsid w:val="00236BC9"/>
    <w:rsid w:val="002438E6"/>
    <w:rsid w:val="0024603B"/>
    <w:rsid w:val="002502B8"/>
    <w:rsid w:val="00261565"/>
    <w:rsid w:val="0026775F"/>
    <w:rsid w:val="00277549"/>
    <w:rsid w:val="00282148"/>
    <w:rsid w:val="00282356"/>
    <w:rsid w:val="00285275"/>
    <w:rsid w:val="0029217A"/>
    <w:rsid w:val="00297476"/>
    <w:rsid w:val="002A1A9B"/>
    <w:rsid w:val="002A2F46"/>
    <w:rsid w:val="002A46A8"/>
    <w:rsid w:val="002A7435"/>
    <w:rsid w:val="002A7B37"/>
    <w:rsid w:val="002B2E0C"/>
    <w:rsid w:val="002B544F"/>
    <w:rsid w:val="002C490B"/>
    <w:rsid w:val="002F6546"/>
    <w:rsid w:val="00301367"/>
    <w:rsid w:val="00303A07"/>
    <w:rsid w:val="00314718"/>
    <w:rsid w:val="0031495E"/>
    <w:rsid w:val="00316387"/>
    <w:rsid w:val="00334100"/>
    <w:rsid w:val="00335AF6"/>
    <w:rsid w:val="003405B4"/>
    <w:rsid w:val="00343E05"/>
    <w:rsid w:val="00345C78"/>
    <w:rsid w:val="00355892"/>
    <w:rsid w:val="0036389C"/>
    <w:rsid w:val="00375F52"/>
    <w:rsid w:val="00385931"/>
    <w:rsid w:val="0038698B"/>
    <w:rsid w:val="003A000F"/>
    <w:rsid w:val="003A0E22"/>
    <w:rsid w:val="003A567D"/>
    <w:rsid w:val="003A56D0"/>
    <w:rsid w:val="003B08AF"/>
    <w:rsid w:val="003B7F63"/>
    <w:rsid w:val="003D34FE"/>
    <w:rsid w:val="003F1350"/>
    <w:rsid w:val="00402308"/>
    <w:rsid w:val="004054A3"/>
    <w:rsid w:val="00415D00"/>
    <w:rsid w:val="00424E1A"/>
    <w:rsid w:val="004338B5"/>
    <w:rsid w:val="00433A31"/>
    <w:rsid w:val="0045191F"/>
    <w:rsid w:val="00455516"/>
    <w:rsid w:val="00456512"/>
    <w:rsid w:val="00457B8C"/>
    <w:rsid w:val="00466038"/>
    <w:rsid w:val="00481674"/>
    <w:rsid w:val="004840BE"/>
    <w:rsid w:val="00484F8A"/>
    <w:rsid w:val="004850CC"/>
    <w:rsid w:val="004851B6"/>
    <w:rsid w:val="00490616"/>
    <w:rsid w:val="0049204E"/>
    <w:rsid w:val="00496BA5"/>
    <w:rsid w:val="004A0054"/>
    <w:rsid w:val="004A0320"/>
    <w:rsid w:val="004A436E"/>
    <w:rsid w:val="004A4D6B"/>
    <w:rsid w:val="004A5F03"/>
    <w:rsid w:val="004A754A"/>
    <w:rsid w:val="004B0211"/>
    <w:rsid w:val="004B6CAB"/>
    <w:rsid w:val="004D128E"/>
    <w:rsid w:val="004D1B46"/>
    <w:rsid w:val="004D3366"/>
    <w:rsid w:val="004F7B12"/>
    <w:rsid w:val="005005C0"/>
    <w:rsid w:val="005068B6"/>
    <w:rsid w:val="00514798"/>
    <w:rsid w:val="00515BFC"/>
    <w:rsid w:val="00517EE5"/>
    <w:rsid w:val="00521481"/>
    <w:rsid w:val="0053648B"/>
    <w:rsid w:val="005368D2"/>
    <w:rsid w:val="00540EB4"/>
    <w:rsid w:val="0054296B"/>
    <w:rsid w:val="00562DCA"/>
    <w:rsid w:val="00573E06"/>
    <w:rsid w:val="00580FFB"/>
    <w:rsid w:val="0058768C"/>
    <w:rsid w:val="00593E80"/>
    <w:rsid w:val="0059490A"/>
    <w:rsid w:val="00594C0B"/>
    <w:rsid w:val="00595505"/>
    <w:rsid w:val="00597433"/>
    <w:rsid w:val="005A3235"/>
    <w:rsid w:val="005B3488"/>
    <w:rsid w:val="005C2993"/>
    <w:rsid w:val="005C416B"/>
    <w:rsid w:val="005E359D"/>
    <w:rsid w:val="005E4668"/>
    <w:rsid w:val="005F22BB"/>
    <w:rsid w:val="005F678A"/>
    <w:rsid w:val="00604840"/>
    <w:rsid w:val="00605540"/>
    <w:rsid w:val="00613131"/>
    <w:rsid w:val="00616FA4"/>
    <w:rsid w:val="00640D5C"/>
    <w:rsid w:val="0065543C"/>
    <w:rsid w:val="006565BE"/>
    <w:rsid w:val="006712CD"/>
    <w:rsid w:val="0067438C"/>
    <w:rsid w:val="0068122F"/>
    <w:rsid w:val="006839C2"/>
    <w:rsid w:val="0068529A"/>
    <w:rsid w:val="006B0775"/>
    <w:rsid w:val="006B288B"/>
    <w:rsid w:val="006B33E3"/>
    <w:rsid w:val="006B4496"/>
    <w:rsid w:val="006C014A"/>
    <w:rsid w:val="006C2849"/>
    <w:rsid w:val="006C6CE5"/>
    <w:rsid w:val="006D11B3"/>
    <w:rsid w:val="006D354B"/>
    <w:rsid w:val="006D769B"/>
    <w:rsid w:val="006E01DB"/>
    <w:rsid w:val="006F086E"/>
    <w:rsid w:val="006F2C4E"/>
    <w:rsid w:val="006F3192"/>
    <w:rsid w:val="006F33E3"/>
    <w:rsid w:val="006F7F5C"/>
    <w:rsid w:val="00704BAC"/>
    <w:rsid w:val="00705322"/>
    <w:rsid w:val="007063F9"/>
    <w:rsid w:val="0071650C"/>
    <w:rsid w:val="00741AD0"/>
    <w:rsid w:val="007434FD"/>
    <w:rsid w:val="00744972"/>
    <w:rsid w:val="00751D13"/>
    <w:rsid w:val="007520D2"/>
    <w:rsid w:val="00753203"/>
    <w:rsid w:val="0075723D"/>
    <w:rsid w:val="007614EE"/>
    <w:rsid w:val="007631C4"/>
    <w:rsid w:val="00763342"/>
    <w:rsid w:val="00763F65"/>
    <w:rsid w:val="007774C7"/>
    <w:rsid w:val="0079104E"/>
    <w:rsid w:val="0079443E"/>
    <w:rsid w:val="00795CAD"/>
    <w:rsid w:val="007A0386"/>
    <w:rsid w:val="007A343A"/>
    <w:rsid w:val="007A3B43"/>
    <w:rsid w:val="007A6691"/>
    <w:rsid w:val="007B13FD"/>
    <w:rsid w:val="007B6594"/>
    <w:rsid w:val="007B6D7D"/>
    <w:rsid w:val="007E285D"/>
    <w:rsid w:val="007F0B9A"/>
    <w:rsid w:val="007F3FAE"/>
    <w:rsid w:val="007F55F7"/>
    <w:rsid w:val="007F6D38"/>
    <w:rsid w:val="0080133C"/>
    <w:rsid w:val="00804695"/>
    <w:rsid w:val="00812DA7"/>
    <w:rsid w:val="00812FD6"/>
    <w:rsid w:val="0082060E"/>
    <w:rsid w:val="00840628"/>
    <w:rsid w:val="00842646"/>
    <w:rsid w:val="00844D24"/>
    <w:rsid w:val="00855B76"/>
    <w:rsid w:val="00860977"/>
    <w:rsid w:val="00864209"/>
    <w:rsid w:val="008679CF"/>
    <w:rsid w:val="008734D9"/>
    <w:rsid w:val="0087590D"/>
    <w:rsid w:val="00880A31"/>
    <w:rsid w:val="00882444"/>
    <w:rsid w:val="0088695D"/>
    <w:rsid w:val="00886B1A"/>
    <w:rsid w:val="008870C6"/>
    <w:rsid w:val="00891775"/>
    <w:rsid w:val="008A15D0"/>
    <w:rsid w:val="008A7B56"/>
    <w:rsid w:val="008B5B35"/>
    <w:rsid w:val="008D72BE"/>
    <w:rsid w:val="008E0A14"/>
    <w:rsid w:val="008E5B63"/>
    <w:rsid w:val="008F5DD0"/>
    <w:rsid w:val="00900F96"/>
    <w:rsid w:val="00904B08"/>
    <w:rsid w:val="00905A4B"/>
    <w:rsid w:val="00906693"/>
    <w:rsid w:val="00907381"/>
    <w:rsid w:val="00910B28"/>
    <w:rsid w:val="00911E7B"/>
    <w:rsid w:val="00935799"/>
    <w:rsid w:val="00955A21"/>
    <w:rsid w:val="00970297"/>
    <w:rsid w:val="00982F21"/>
    <w:rsid w:val="00986837"/>
    <w:rsid w:val="00991983"/>
    <w:rsid w:val="00997DC0"/>
    <w:rsid w:val="009A3299"/>
    <w:rsid w:val="009C1994"/>
    <w:rsid w:val="009D0F04"/>
    <w:rsid w:val="009D5CCF"/>
    <w:rsid w:val="009E00C4"/>
    <w:rsid w:val="009E07B9"/>
    <w:rsid w:val="009E3B64"/>
    <w:rsid w:val="009E7A88"/>
    <w:rsid w:val="009F3FFA"/>
    <w:rsid w:val="009F6043"/>
    <w:rsid w:val="009F7941"/>
    <w:rsid w:val="00A05C6A"/>
    <w:rsid w:val="00A17F6B"/>
    <w:rsid w:val="00A25932"/>
    <w:rsid w:val="00A25CC3"/>
    <w:rsid w:val="00A26BE5"/>
    <w:rsid w:val="00A340F9"/>
    <w:rsid w:val="00A36250"/>
    <w:rsid w:val="00A431AE"/>
    <w:rsid w:val="00A44908"/>
    <w:rsid w:val="00A47DA8"/>
    <w:rsid w:val="00A54235"/>
    <w:rsid w:val="00A643B3"/>
    <w:rsid w:val="00A6526E"/>
    <w:rsid w:val="00A6648E"/>
    <w:rsid w:val="00A72A81"/>
    <w:rsid w:val="00A82175"/>
    <w:rsid w:val="00A86944"/>
    <w:rsid w:val="00A97F7B"/>
    <w:rsid w:val="00AB56E9"/>
    <w:rsid w:val="00AB5E28"/>
    <w:rsid w:val="00AC189D"/>
    <w:rsid w:val="00AC3600"/>
    <w:rsid w:val="00AC5F1C"/>
    <w:rsid w:val="00AD01D0"/>
    <w:rsid w:val="00AD59E9"/>
    <w:rsid w:val="00AF5692"/>
    <w:rsid w:val="00B025FE"/>
    <w:rsid w:val="00B117EC"/>
    <w:rsid w:val="00B13CEC"/>
    <w:rsid w:val="00B23734"/>
    <w:rsid w:val="00B27F0E"/>
    <w:rsid w:val="00B357ED"/>
    <w:rsid w:val="00B377BA"/>
    <w:rsid w:val="00B40ECA"/>
    <w:rsid w:val="00B45475"/>
    <w:rsid w:val="00B650B7"/>
    <w:rsid w:val="00B804B7"/>
    <w:rsid w:val="00B80809"/>
    <w:rsid w:val="00B90D07"/>
    <w:rsid w:val="00B94CFD"/>
    <w:rsid w:val="00BA38BA"/>
    <w:rsid w:val="00BA72A8"/>
    <w:rsid w:val="00BB40C9"/>
    <w:rsid w:val="00BB7583"/>
    <w:rsid w:val="00BB7CD7"/>
    <w:rsid w:val="00BD3838"/>
    <w:rsid w:val="00BD7474"/>
    <w:rsid w:val="00BE3250"/>
    <w:rsid w:val="00BE7928"/>
    <w:rsid w:val="00BF3834"/>
    <w:rsid w:val="00C03A45"/>
    <w:rsid w:val="00C03DD1"/>
    <w:rsid w:val="00C148B2"/>
    <w:rsid w:val="00C1673C"/>
    <w:rsid w:val="00C23250"/>
    <w:rsid w:val="00C26D80"/>
    <w:rsid w:val="00C36F19"/>
    <w:rsid w:val="00C4017F"/>
    <w:rsid w:val="00C6015C"/>
    <w:rsid w:val="00C609D3"/>
    <w:rsid w:val="00C61F40"/>
    <w:rsid w:val="00C64A31"/>
    <w:rsid w:val="00C660CF"/>
    <w:rsid w:val="00CA2A72"/>
    <w:rsid w:val="00CB296F"/>
    <w:rsid w:val="00CD09E0"/>
    <w:rsid w:val="00CE0600"/>
    <w:rsid w:val="00CF0115"/>
    <w:rsid w:val="00D01B6F"/>
    <w:rsid w:val="00D06C9D"/>
    <w:rsid w:val="00D116EF"/>
    <w:rsid w:val="00D22200"/>
    <w:rsid w:val="00D37CCB"/>
    <w:rsid w:val="00D42F15"/>
    <w:rsid w:val="00D45772"/>
    <w:rsid w:val="00D62B98"/>
    <w:rsid w:val="00D70021"/>
    <w:rsid w:val="00D856DD"/>
    <w:rsid w:val="00D90250"/>
    <w:rsid w:val="00D94AEE"/>
    <w:rsid w:val="00D95865"/>
    <w:rsid w:val="00D9745F"/>
    <w:rsid w:val="00DA44CC"/>
    <w:rsid w:val="00DA76F4"/>
    <w:rsid w:val="00DB447B"/>
    <w:rsid w:val="00DC2DE7"/>
    <w:rsid w:val="00DC332E"/>
    <w:rsid w:val="00DC3E91"/>
    <w:rsid w:val="00DC4107"/>
    <w:rsid w:val="00DD1FC4"/>
    <w:rsid w:val="00DD4A15"/>
    <w:rsid w:val="00DD6522"/>
    <w:rsid w:val="00DE7828"/>
    <w:rsid w:val="00DF08F8"/>
    <w:rsid w:val="00E034DA"/>
    <w:rsid w:val="00E06F6C"/>
    <w:rsid w:val="00E158F4"/>
    <w:rsid w:val="00E23038"/>
    <w:rsid w:val="00E25870"/>
    <w:rsid w:val="00E3255D"/>
    <w:rsid w:val="00E32BF5"/>
    <w:rsid w:val="00E333EA"/>
    <w:rsid w:val="00E35B6C"/>
    <w:rsid w:val="00E37468"/>
    <w:rsid w:val="00E470D6"/>
    <w:rsid w:val="00E521AE"/>
    <w:rsid w:val="00E5260D"/>
    <w:rsid w:val="00E6175B"/>
    <w:rsid w:val="00E642AA"/>
    <w:rsid w:val="00E64FF5"/>
    <w:rsid w:val="00E6533A"/>
    <w:rsid w:val="00E70808"/>
    <w:rsid w:val="00E72229"/>
    <w:rsid w:val="00E7767D"/>
    <w:rsid w:val="00E817C4"/>
    <w:rsid w:val="00E82D8F"/>
    <w:rsid w:val="00E95B1F"/>
    <w:rsid w:val="00EB5FB9"/>
    <w:rsid w:val="00EB7C0C"/>
    <w:rsid w:val="00EC3AAF"/>
    <w:rsid w:val="00ED1D60"/>
    <w:rsid w:val="00EE4218"/>
    <w:rsid w:val="00EE4C58"/>
    <w:rsid w:val="00EE6444"/>
    <w:rsid w:val="00EE79BD"/>
    <w:rsid w:val="00EF1EFA"/>
    <w:rsid w:val="00F01E10"/>
    <w:rsid w:val="00F05CAA"/>
    <w:rsid w:val="00F12838"/>
    <w:rsid w:val="00F1488E"/>
    <w:rsid w:val="00F168DD"/>
    <w:rsid w:val="00F2167B"/>
    <w:rsid w:val="00F26F6E"/>
    <w:rsid w:val="00F34E8D"/>
    <w:rsid w:val="00F3636D"/>
    <w:rsid w:val="00F451F8"/>
    <w:rsid w:val="00F515FC"/>
    <w:rsid w:val="00F6145E"/>
    <w:rsid w:val="00F64E6F"/>
    <w:rsid w:val="00F722BA"/>
    <w:rsid w:val="00F91E84"/>
    <w:rsid w:val="00F964BD"/>
    <w:rsid w:val="00F9735A"/>
    <w:rsid w:val="00FA364D"/>
    <w:rsid w:val="00FA5BF0"/>
    <w:rsid w:val="00FB13C4"/>
    <w:rsid w:val="00FB27DF"/>
    <w:rsid w:val="00FB336F"/>
    <w:rsid w:val="00FB4777"/>
    <w:rsid w:val="00FC4228"/>
    <w:rsid w:val="00FD302A"/>
    <w:rsid w:val="00FE16F2"/>
    <w:rsid w:val="00FE5C97"/>
    <w:rsid w:val="00FE7A04"/>
    <w:rsid w:val="00FF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 w:type="character" w:styleId="CommentReference">
    <w:name w:val="annotation reference"/>
    <w:basedOn w:val="DefaultParagraphFont"/>
    <w:uiPriority w:val="99"/>
    <w:semiHidden/>
    <w:unhideWhenUsed/>
    <w:rsid w:val="00986837"/>
    <w:rPr>
      <w:sz w:val="16"/>
      <w:szCs w:val="16"/>
    </w:rPr>
  </w:style>
  <w:style w:type="paragraph" w:styleId="CommentText">
    <w:name w:val="annotation text"/>
    <w:basedOn w:val="Normal"/>
    <w:link w:val="CommentTextChar"/>
    <w:uiPriority w:val="99"/>
    <w:semiHidden/>
    <w:unhideWhenUsed/>
    <w:rsid w:val="00986837"/>
    <w:pPr>
      <w:spacing w:line="240" w:lineRule="auto"/>
    </w:pPr>
    <w:rPr>
      <w:sz w:val="20"/>
      <w:szCs w:val="20"/>
    </w:rPr>
  </w:style>
  <w:style w:type="character" w:customStyle="1" w:styleId="CommentTextChar">
    <w:name w:val="Comment Text Char"/>
    <w:basedOn w:val="DefaultParagraphFont"/>
    <w:link w:val="CommentText"/>
    <w:uiPriority w:val="99"/>
    <w:semiHidden/>
    <w:rsid w:val="00986837"/>
    <w:rPr>
      <w:sz w:val="20"/>
      <w:szCs w:val="20"/>
    </w:rPr>
  </w:style>
  <w:style w:type="paragraph" w:styleId="CommentSubject">
    <w:name w:val="annotation subject"/>
    <w:basedOn w:val="CommentText"/>
    <w:next w:val="CommentText"/>
    <w:link w:val="CommentSubjectChar"/>
    <w:uiPriority w:val="99"/>
    <w:semiHidden/>
    <w:unhideWhenUsed/>
    <w:rsid w:val="00986837"/>
    <w:rPr>
      <w:b/>
      <w:bCs/>
    </w:rPr>
  </w:style>
  <w:style w:type="character" w:customStyle="1" w:styleId="CommentSubjectChar">
    <w:name w:val="Comment Subject Char"/>
    <w:basedOn w:val="CommentTextChar"/>
    <w:link w:val="CommentSubject"/>
    <w:uiPriority w:val="99"/>
    <w:semiHidden/>
    <w:rsid w:val="00986837"/>
    <w:rPr>
      <w:b/>
      <w:bCs/>
      <w:sz w:val="20"/>
      <w:szCs w:val="20"/>
    </w:rPr>
  </w:style>
  <w:style w:type="character" w:customStyle="1" w:styleId="numbercell">
    <w:name w:val="numbercell"/>
    <w:basedOn w:val="DefaultParagraphFont"/>
    <w:rsid w:val="00433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269360179">
      <w:bodyDiv w:val="1"/>
      <w:marLeft w:val="0"/>
      <w:marRight w:val="0"/>
      <w:marTop w:val="0"/>
      <w:marBottom w:val="0"/>
      <w:divBdr>
        <w:top w:val="none" w:sz="0" w:space="0" w:color="auto"/>
        <w:left w:val="none" w:sz="0" w:space="0" w:color="auto"/>
        <w:bottom w:val="none" w:sz="0" w:space="0" w:color="auto"/>
        <w:right w:val="none" w:sz="0" w:space="0" w:color="auto"/>
      </w:divBdr>
    </w:div>
    <w:div w:id="604462373">
      <w:bodyDiv w:val="1"/>
      <w:marLeft w:val="0"/>
      <w:marRight w:val="0"/>
      <w:marTop w:val="0"/>
      <w:marBottom w:val="0"/>
      <w:divBdr>
        <w:top w:val="none" w:sz="0" w:space="0" w:color="auto"/>
        <w:left w:val="none" w:sz="0" w:space="0" w:color="auto"/>
        <w:bottom w:val="none" w:sz="0" w:space="0" w:color="auto"/>
        <w:right w:val="none" w:sz="0" w:space="0" w:color="auto"/>
      </w:divBdr>
    </w:div>
    <w:div w:id="1116023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 w:id="161933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jorges/SD-of-Gravity-Prior"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hyperlink" Target="https://github.com/b-jorges/SD-of-Gravity-Pri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osf.io/8vg95/" TargetMode="External"/><Relationship Id="rId14" Type="http://schemas.openxmlformats.org/officeDocument/2006/relationships/comments" Target="comments.xml"/><Relationship Id="rId22"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0E747-34C4-4090-BFAF-2C528222A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34</Pages>
  <Words>29330</Words>
  <Characters>167182</Characters>
  <Application>Microsoft Office Word</Application>
  <DocSecurity>0</DocSecurity>
  <Lines>1393</Lines>
  <Paragraphs>392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250</cp:revision>
  <cp:lastPrinted>2020-02-26T21:39:00Z</cp:lastPrinted>
  <dcterms:created xsi:type="dcterms:W3CDTF">2019-10-21T22:38:00Z</dcterms:created>
  <dcterms:modified xsi:type="dcterms:W3CDTF">2020-05-03T23:29:00Z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